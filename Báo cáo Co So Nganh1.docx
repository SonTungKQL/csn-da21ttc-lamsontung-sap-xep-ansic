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60"/>
        <w:rPr>
          <w:sz w:val="26"/>
          <w:szCs w:val="26"/>
        </w:rPr>
      </w:pPr>
      <w:r>
        <w:rPr>
          <w:b/>
          <w:bCs/>
          <w:sz w:val="26"/>
          <w:szCs w:val="26"/>
          <w:lang w:eastAsia="zh-CN"/>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372100" cy="9144000"/>
                <wp:effectExtent l="4445" t="4445" r="8255" b="8255"/>
                <wp:wrapNone/>
                <wp:docPr id="3" name="Rectangles 6"/>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rPr>
                                <w:b/>
                              </w:rPr>
                            </w:pPr>
                            <w:r>
                              <w:rPr>
                                <w:b/>
                              </w:rPr>
                              <w:t>NHẬN XÉT CỦA GIÁO VIÊN HƯỚNG DẪN</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Giáo viên hướng dẫn</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wps:txbx>
                      <wps:bodyPr wrap="square" upright="1"/>
                    </wps:wsp>
                  </a:graphicData>
                </a:graphic>
              </wp:anchor>
            </w:drawing>
          </mc:Choice>
          <mc:Fallback>
            <w:pict>
              <v:rect id="Rectangles 6" o:spid="_x0000_s1026" o:spt="1" style="position:absolute;left:0pt;margin-left:9pt;margin-top:0pt;height:720pt;width:423pt;z-index:251661312;mso-width-relative:page;mso-height-relative:page;" fillcolor="#FFFFFF" filled="t" stroked="t" coordsize="21600,21600" o:gfxdata="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M58j/UAAAACAEAAA8AAAAAAAAAAQAgAAAAIgAAAGRycy9kb3du&#10;cmV2LnhtbFBLAQIUABQAAAAIAIdO4kDxy0fJAwIAADwEAAAOAAAAAAAAAAEAIAAAACMBAABkcnMv&#10;ZTJvRG9jLnhtbFBLBQYAAAAABgAGAFkBAACYBQAAAAA=&#10;">
                <v:fill on="t" focussize="0,0"/>
                <v:stroke color="#000000" joinstyle="miter"/>
                <v:imagedata o:title=""/>
                <o:lock v:ext="edit" aspectratio="f"/>
                <v:textbox>
                  <w:txbxContent>
                    <w:p>
                      <w:pPr>
                        <w:jc w:val="center"/>
                      </w:pPr>
                    </w:p>
                    <w:p>
                      <w:pPr>
                        <w:jc w:val="center"/>
                        <w:rPr>
                          <w:b/>
                        </w:rPr>
                      </w:pPr>
                      <w:r>
                        <w:rPr>
                          <w:b/>
                        </w:rPr>
                        <w:t>NHẬN XÉT CỦA GIÁO VIÊN HƯỚNG DẪN</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Giáo viên hướng dẫn</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v:textbox>
              </v:rect>
            </w:pict>
          </mc:Fallback>
        </mc:AlternateContent>
      </w:r>
    </w:p>
    <w:p>
      <w:pPr>
        <w:spacing w:after="200" w:line="360" w:lineRule="auto"/>
        <w:jc w:val="center"/>
        <w:rPr>
          <w:b/>
          <w:bCs/>
          <w:sz w:val="26"/>
          <w:szCs w:val="26"/>
        </w:rPr>
      </w:pPr>
      <w:r>
        <w:rPr>
          <w:b/>
          <w:bCs/>
          <w:sz w:val="26"/>
          <w:szCs w:val="26"/>
        </w:rPr>
        <mc:AlternateContent>
          <mc:Choice Requires="wpc">
            <w:drawing>
              <wp:inline distT="0" distB="0" distL="114300" distR="114300">
                <wp:extent cx="5486400" cy="8229600"/>
                <wp:effectExtent l="0" t="0" r="0" b="4445"/>
                <wp:docPr id="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5"/>
                        <wps:cNvSpPr txBox="1"/>
                        <wps:spPr>
                          <a:xfrm>
                            <a:off x="2581910" y="7716520"/>
                            <a:ext cx="2743200" cy="5130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right"/>
                                <w:rPr>
                                  <w:i/>
                                </w:rPr>
                              </w:pPr>
                              <w:r>
                                <w:rPr>
                                  <w:i/>
                                </w:rPr>
                                <w:t>Trà Vinh, ngày ….. tháng …… năm ……</w:t>
                              </w:r>
                            </w:p>
                            <w:p>
                              <w:pPr>
                                <w:tabs>
                                  <w:tab w:val="center" w:pos="5310"/>
                                </w:tabs>
                                <w:jc w:val="right"/>
                                <w:rPr>
                                  <w:b/>
                                </w:rPr>
                              </w:pPr>
                              <w:r>
                                <w:rPr>
                                  <w:b/>
                                </w:rPr>
                                <w:t>Giáo viên hướng dẫn</w:t>
                              </w:r>
                            </w:p>
                            <w:p>
                              <w:pPr>
                                <w:tabs>
                                  <w:tab w:val="center" w:pos="5310"/>
                                </w:tabs>
                                <w:jc w:val="right"/>
                                <w:rPr>
                                  <w:i/>
                                </w:rPr>
                              </w:pPr>
                              <w:r>
                                <w:rPr>
                                  <w:i/>
                                </w:rPr>
                                <w:t>(Ký tên và ghi rõ họ tên)</w:t>
                              </w:r>
                            </w:p>
                            <w:p>
                              <w:pPr>
                                <w:tabs>
                                  <w:tab w:val="center" w:pos="5310"/>
                                </w:tabs>
                                <w:jc w:val="center"/>
                                <w:rPr>
                                  <w:i/>
                                </w:rPr>
                              </w:pPr>
                            </w:p>
                            <w:p/>
                          </w:txbxContent>
                        </wps:txbx>
                        <wps:bodyPr wrap="square" upright="1"/>
                      </wps:wsp>
                    </wpc:wpc>
                  </a:graphicData>
                </a:graphic>
              </wp:inline>
            </w:drawing>
          </mc:Choice>
          <mc:Fallback>
            <w:pict>
              <v:group id="Canvas 3" o:spid="_x0000_s1026" o:spt="203" style="height:648pt;width:432pt;" coordsize="5486400,8229600" editas="canvas"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owFynWAAAABgEAAA8AAAAAAAAAAQAgAAAAIgAAAGRycy9kb3du&#10;cmV2LnhtbFBLAQIUABQAAAAIAIdO4kAJQMImcwIAAIAFAAAOAAAAAAAAAAEAIAAAACUBAABkcnMv&#10;ZTJvRG9jLnhtbFBLBQYAAAAABgAGAFkBAAAKBgAAAAA=&#10;">
                <o:lock v:ext="edit" aspectratio="f"/>
                <v:shape id="Canvas 3" o:spid="_x0000_s1026" style="position:absolute;left:0;top:0;height:8229600;width:5486400;" filled="f" stroked="f" coordsize="21600,21600"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aMBcp1gAAAAYBAAAPAAAAAAAAAAEAIAAAACIA&#10;AABkcnMvZG93bnJldi54bWxQSwECFAAUAAAACACHTuJAdFT6/EQCAAD9BAAADgAAAAAAAAABACAA&#10;AAAlAQAAZHJzL2Uyb0RvYy54bWxQSwUGAAAAAAYABgBZAQAA2wUAAAAA&#10;">
                  <v:fill on="f" focussize="0,0"/>
                  <v:stroke on="f"/>
                  <v:imagedata o:title=""/>
                  <o:lock v:ext="edit" aspectratio="t"/>
                </v:shape>
                <v:shape id="Text Box 5" o:spid="_x0000_s1026" o:spt="202" type="#_x0000_t202" style="position:absolute;left:2581910;top:7716520;height:513080;width:2743200;" fillcolor="#FFFFFF" filled="t" stroked="t" coordsize="21600,21600" o:gfxdata="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NZvNLVAAAABgEAAA8AAAAAAAAAAQAg&#10;AAAAIgAAAGRycy9kb3ducmV2LnhtbFBLAQIUABQAAAAIAIdO4kBd9+9WEQIAAE8EAAAOAAAAAAAA&#10;AAEAIAAAACQBAABkcnMvZTJvRG9jLnhtbFBLBQYAAAAABgAGAFkBAACnBQAAAAA=&#10;">
                  <v:fill on="t" focussize="0,0"/>
                  <v:stroke color="#000000" joinstyle="miter"/>
                  <v:imagedata o:title=""/>
                  <o:lock v:ext="edit" aspectratio="f"/>
                  <v:textbox>
                    <w:txbxContent>
                      <w:p>
                        <w:pPr>
                          <w:jc w:val="right"/>
                          <w:rPr>
                            <w:i/>
                          </w:rPr>
                        </w:pPr>
                        <w:r>
                          <w:rPr>
                            <w:i/>
                          </w:rPr>
                          <w:t>Trà Vinh, ngày ….. tháng …… năm ……</w:t>
                        </w:r>
                      </w:p>
                      <w:p>
                        <w:pPr>
                          <w:tabs>
                            <w:tab w:val="center" w:pos="5310"/>
                          </w:tabs>
                          <w:jc w:val="right"/>
                          <w:rPr>
                            <w:b/>
                          </w:rPr>
                        </w:pPr>
                        <w:r>
                          <w:rPr>
                            <w:b/>
                          </w:rPr>
                          <w:t>Giáo viên hướng dẫn</w:t>
                        </w:r>
                      </w:p>
                      <w:p>
                        <w:pPr>
                          <w:tabs>
                            <w:tab w:val="center" w:pos="5310"/>
                          </w:tabs>
                          <w:jc w:val="right"/>
                          <w:rPr>
                            <w:i/>
                          </w:rPr>
                        </w:pPr>
                        <w:r>
                          <w:rPr>
                            <w:i/>
                          </w:rPr>
                          <w:t>(Ký tên và ghi rõ họ tên)</w:t>
                        </w:r>
                      </w:p>
                      <w:p>
                        <w:pPr>
                          <w:tabs>
                            <w:tab w:val="center" w:pos="5310"/>
                          </w:tabs>
                          <w:jc w:val="center"/>
                          <w:rPr>
                            <w:i/>
                          </w:rPr>
                        </w:pPr>
                      </w:p>
                      <w:p/>
                    </w:txbxContent>
                  </v:textbox>
                </v:shape>
                <w10:wrap type="none"/>
                <w10:anchorlock/>
              </v:group>
            </w:pict>
          </mc:Fallback>
        </mc:AlternateContent>
      </w:r>
    </w:p>
    <w:p>
      <w:pPr>
        <w:spacing w:line="360" w:lineRule="auto"/>
        <w:rPr>
          <w:sz w:val="26"/>
          <w:szCs w:val="26"/>
        </w:rPr>
      </w:pPr>
    </w:p>
    <w:p>
      <w:pPr>
        <w:spacing w:after="200" w:line="360" w:lineRule="auto"/>
        <w:rPr>
          <w:sz w:val="26"/>
          <w:szCs w:val="26"/>
        </w:rPr>
      </w:pPr>
      <w:r>
        <w:rPr>
          <w:sz w:val="26"/>
          <w:szCs w:val="26"/>
        </w:rPr>
        <w:br w:type="page"/>
      </w:r>
    </w:p>
    <w:p>
      <w:pPr>
        <w:pStyle w:val="2"/>
        <w:numPr>
          <w:ilvl w:val="0"/>
          <w:numId w:val="0"/>
        </w:numPr>
        <w:spacing w:line="360" w:lineRule="auto"/>
      </w:pPr>
      <w:bookmarkStart w:id="0" w:name="_Toc16549"/>
      <w:bookmarkStart w:id="1" w:name="_Toc6445"/>
      <w:r>
        <w:rPr>
          <w:lang w:eastAsia="zh-CN"/>
        </w:rPr>
        <mc:AlternateContent>
          <mc:Choice Requires="wps">
            <w:drawing>
              <wp:anchor distT="0" distB="0" distL="114300" distR="114300" simplePos="0" relativeHeight="251660288" behindDoc="0" locked="0" layoutInCell="1" allowOverlap="1">
                <wp:simplePos x="0" y="0"/>
                <wp:positionH relativeFrom="column">
                  <wp:posOffset>36195</wp:posOffset>
                </wp:positionH>
                <wp:positionV relativeFrom="paragraph">
                  <wp:posOffset>-193040</wp:posOffset>
                </wp:positionV>
                <wp:extent cx="5372100" cy="9144000"/>
                <wp:effectExtent l="4445" t="4445" r="8255" b="8255"/>
                <wp:wrapNone/>
                <wp:docPr id="4" name="Rectangles 2"/>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rPr>
                                <w:b/>
                              </w:rPr>
                            </w:pPr>
                            <w:r>
                              <w:rPr>
                                <w:b/>
                              </w:rPr>
                              <w:t>NHẬN XÉT CỦA THÀNH VIÊN HỘI ĐỒNG</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Thành viên hội đồng</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wps:txbx>
                      <wps:bodyPr wrap="square" upright="1"/>
                    </wps:wsp>
                  </a:graphicData>
                </a:graphic>
              </wp:anchor>
            </w:drawing>
          </mc:Choice>
          <mc:Fallback>
            <w:pict>
              <v:rect id="Rectangles 2" o:spid="_x0000_s1026" o:spt="1" style="position:absolute;left:0pt;margin-left:2.85pt;margin-top:-15.2pt;height:720pt;width:423pt;z-index:251660288;mso-width-relative:page;mso-height-relative:page;" fillcolor="#FFFFFF" filled="t" stroked="t" coordsize="21600,21600" o:gfxdata="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jOTZXYAAAACgEAAA8AAAAAAAAAAQAgAAAAIgAAAGRycy9k&#10;b3ducmV2LnhtbFBLAQIUABQAAAAIAIdO4kAGrl+zAgIAADwEAAAOAAAAAAAAAAEAIAAAACcBAABk&#10;cnMvZTJvRG9jLnhtbFBLBQYAAAAABgAGAFkBAACbBQAAAAA=&#10;">
                <v:fill on="t" focussize="0,0"/>
                <v:stroke color="#000000" joinstyle="miter"/>
                <v:imagedata o:title=""/>
                <o:lock v:ext="edit" aspectratio="f"/>
                <v:textbox>
                  <w:txbxContent>
                    <w:p>
                      <w:pPr>
                        <w:jc w:val="center"/>
                      </w:pPr>
                    </w:p>
                    <w:p>
                      <w:pPr>
                        <w:jc w:val="center"/>
                        <w:rPr>
                          <w:b/>
                        </w:rPr>
                      </w:pPr>
                      <w:r>
                        <w:rPr>
                          <w:b/>
                        </w:rPr>
                        <w:t>NHẬN XÉT CỦA THÀNH VIÊN HỘI ĐỒNG</w:t>
                      </w:r>
                    </w:p>
                    <w:p>
                      <w:pPr>
                        <w:jc w:val="center"/>
                        <w:rPr>
                          <w:b/>
                        </w:rPr>
                      </w:pPr>
                    </w:p>
                    <w:p>
                      <w:pPr>
                        <w:jc w:val="center"/>
                        <w:rPr>
                          <w:b/>
                        </w:rPr>
                      </w:pPr>
                    </w:p>
                    <w:p>
                      <w:pPr>
                        <w:tabs>
                          <w:tab w:val="left" w:pos="126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r>
                        <w:tab/>
                      </w:r>
                    </w:p>
                    <w:p>
                      <w:pPr>
                        <w:tabs>
                          <w:tab w:val="left" w:pos="540"/>
                          <w:tab w:val="right" w:leader="dot" w:pos="7740"/>
                        </w:tabs>
                        <w:jc w:val="both"/>
                      </w:pPr>
                      <w:r>
                        <w:tab/>
                      </w:r>
                    </w:p>
                    <w:p>
                      <w:pPr>
                        <w:jc w:val="right"/>
                        <w:rPr>
                          <w:i/>
                        </w:rPr>
                      </w:pPr>
                      <w:r>
                        <w:rPr>
                          <w:i/>
                        </w:rPr>
                        <w:t>Trà Vinh, ngày ….. tháng …… năm ……</w:t>
                      </w:r>
                    </w:p>
                    <w:p>
                      <w:pPr>
                        <w:tabs>
                          <w:tab w:val="center" w:pos="5310"/>
                        </w:tabs>
                        <w:jc w:val="center"/>
                        <w:rPr>
                          <w:b/>
                        </w:rPr>
                      </w:pPr>
                      <w:r>
                        <w:rPr>
                          <w:b/>
                        </w:rPr>
                        <w:tab/>
                      </w:r>
                      <w:r>
                        <w:rPr>
                          <w:b/>
                        </w:rPr>
                        <w:t>Thành viên hội đồng</w:t>
                      </w:r>
                    </w:p>
                    <w:p>
                      <w:pPr>
                        <w:tabs>
                          <w:tab w:val="center" w:pos="5310"/>
                        </w:tabs>
                        <w:jc w:val="center"/>
                        <w:rPr>
                          <w:i/>
                        </w:rPr>
                      </w:pPr>
                      <w:r>
                        <w:rPr>
                          <w:i/>
                        </w:rPr>
                        <w:tab/>
                      </w:r>
                      <w:r>
                        <w:rPr>
                          <w:i/>
                        </w:rPr>
                        <w:t>(Ký tên và ghi rõ họ tên)</w:t>
                      </w:r>
                    </w:p>
                    <w:p>
                      <w:pPr>
                        <w:tabs>
                          <w:tab w:val="center" w:pos="5310"/>
                        </w:tabs>
                        <w:jc w:val="center"/>
                        <w:rPr>
                          <w:i/>
                        </w:rPr>
                      </w:pPr>
                    </w:p>
                    <w:p>
                      <w:pPr>
                        <w:jc w:val="center"/>
                      </w:pPr>
                    </w:p>
                    <w:p>
                      <w:pPr>
                        <w:jc w:val="center"/>
                      </w:pPr>
                    </w:p>
                    <w:p>
                      <w:pPr>
                        <w:jc w:val="center"/>
                      </w:pPr>
                    </w:p>
                    <w:p>
                      <w:pPr>
                        <w:jc w:val="center"/>
                      </w:pPr>
                    </w:p>
                  </w:txbxContent>
                </v:textbox>
              </v:rect>
            </w:pict>
          </mc:Fallback>
        </mc:AlternateContent>
      </w:r>
      <w:r>
        <w:br w:type="page"/>
      </w:r>
      <w:r>
        <w:t>LỜI CẢM ƠN</w:t>
      </w:r>
      <w:bookmarkEnd w:id="0"/>
      <w:bookmarkEnd w:id="1"/>
    </w:p>
    <w:p>
      <w:pPr>
        <w:spacing w:line="360" w:lineRule="auto"/>
        <w:ind w:firstLine="720"/>
        <w:rPr>
          <w:sz w:val="26"/>
          <w:szCs w:val="26"/>
        </w:rPr>
      </w:pPr>
      <w:r>
        <w:rPr>
          <w:sz w:val="26"/>
          <w:szCs w:val="26"/>
        </w:rPr>
        <w:t>Đầu tiên em xin cảm ơn thầy Lê Minh Tự đã cho em chọn đề tài này, đề tài này giúp em rèn luyện rất nhiều kỹ năng mà hong có được, qua đề tài này đã giúp em hiểu sâu hơn về các thuật toán và danh sách liên kết đơn</w:t>
      </w:r>
    </w:p>
    <w:p>
      <w:pPr>
        <w:spacing w:before="120" w:after="120" w:line="360" w:lineRule="auto"/>
        <w:jc w:val="both"/>
        <w:rPr>
          <w:b/>
          <w:bCs/>
          <w:sz w:val="26"/>
          <w:szCs w:val="26"/>
        </w:rPr>
      </w:pPr>
    </w:p>
    <w:p>
      <w:pPr>
        <w:pStyle w:val="2"/>
        <w:numPr>
          <w:ilvl w:val="0"/>
          <w:numId w:val="0"/>
        </w:numPr>
        <w:spacing w:line="360" w:lineRule="auto"/>
        <w:ind w:left="432" w:hanging="432"/>
      </w:pPr>
      <w:r>
        <w:br w:type="page"/>
      </w:r>
      <w:bookmarkStart w:id="2" w:name="_Toc3487"/>
      <w:bookmarkStart w:id="3" w:name="_Toc5768"/>
      <w:r>
        <w:t>MỤC LỤC</w:t>
      </w:r>
      <w:bookmarkEnd w:id="2"/>
      <w:bookmarkEnd w:id="3"/>
    </w:p>
    <w:p>
      <w:pPr>
        <w:pStyle w:val="16"/>
        <w:tabs>
          <w:tab w:val="right" w:leader="dot" w:pos="8788"/>
        </w:tabs>
        <w:spacing w:line="360" w:lineRule="auto"/>
        <w:jc w:val="both"/>
        <w:rPr>
          <w:sz w:val="26"/>
          <w:szCs w:val="26"/>
        </w:rPr>
      </w:pPr>
      <w:r>
        <w:rPr>
          <w:bCs/>
          <w:sz w:val="26"/>
          <w:szCs w:val="26"/>
        </w:rPr>
        <w:fldChar w:fldCharType="begin"/>
      </w:r>
      <w:r>
        <w:rPr>
          <w:bCs/>
          <w:sz w:val="26"/>
          <w:szCs w:val="26"/>
        </w:rPr>
        <w:instrText xml:space="preserve">TOC \o "1-3" \h \u </w:instrText>
      </w:r>
      <w:r>
        <w:rPr>
          <w:bCs/>
          <w:sz w:val="26"/>
          <w:szCs w:val="26"/>
        </w:rPr>
        <w:fldChar w:fldCharType="separate"/>
      </w:r>
      <w:r>
        <w:fldChar w:fldCharType="begin"/>
      </w:r>
      <w:r>
        <w:instrText xml:space="preserve"> HYPERLINK \l "_Toc16549" </w:instrText>
      </w:r>
      <w:r>
        <w:fldChar w:fldCharType="separate"/>
      </w:r>
      <w:r>
        <w:rPr>
          <w:sz w:val="26"/>
          <w:szCs w:val="26"/>
        </w:rPr>
        <w:t>LỜI CẢM ƠN</w:t>
      </w:r>
      <w:r>
        <w:rPr>
          <w:sz w:val="26"/>
          <w:szCs w:val="26"/>
        </w:rPr>
        <w:tab/>
      </w:r>
      <w:r>
        <w:rPr>
          <w:sz w:val="26"/>
          <w:szCs w:val="26"/>
        </w:rPr>
        <w:fldChar w:fldCharType="begin"/>
      </w:r>
      <w:r>
        <w:rPr>
          <w:sz w:val="26"/>
          <w:szCs w:val="26"/>
        </w:rPr>
        <w:instrText xml:space="preserve"> PAGEREF _Toc16549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"_Toc3487" </w:instrText>
      </w:r>
      <w: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_Toc3487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"_Toc111" </w:instrText>
      </w:r>
      <w:r>
        <w:fldChar w:fldCharType="separate"/>
      </w:r>
      <w:r>
        <w:rPr>
          <w:sz w:val="26"/>
          <w:szCs w:val="26"/>
        </w:rPr>
        <w:t>DANH MỤC HÌNH ẢNH – BẢNG BIỂU</w:t>
      </w:r>
      <w:r>
        <w:rPr>
          <w:sz w:val="26"/>
          <w:szCs w:val="26"/>
        </w:rPr>
        <w:tab/>
      </w:r>
      <w:r>
        <w:rPr>
          <w:sz w:val="26"/>
          <w:szCs w:val="26"/>
        </w:rPr>
        <w:fldChar w:fldCharType="begin"/>
      </w:r>
      <w:r>
        <w:rPr>
          <w:sz w:val="26"/>
          <w:szCs w:val="26"/>
        </w:rPr>
        <w:instrText xml:space="preserve"> PAGEREF _Toc111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"_Toc24883" </w:instrText>
      </w:r>
      <w:r>
        <w:fldChar w:fldCharType="separate"/>
      </w:r>
      <w:r>
        <w:rPr>
          <w:sz w:val="26"/>
          <w:szCs w:val="26"/>
        </w:rPr>
        <w:t>TÓM TẮT NIÊN LUẬN/ĐỒ ÁN CƠ SỞ NGÀNH/ĐỒ ÁN CHUYÊN NGÀNH</w:t>
      </w:r>
      <w:r>
        <w:rPr>
          <w:sz w:val="26"/>
          <w:szCs w:val="26"/>
        </w:rPr>
        <w:tab/>
      </w:r>
      <w:r>
        <w:rPr>
          <w:sz w:val="26"/>
          <w:szCs w:val="26"/>
        </w:rPr>
        <w:fldChar w:fldCharType="begin"/>
      </w:r>
      <w:r>
        <w:rPr>
          <w:sz w:val="26"/>
          <w:szCs w:val="26"/>
        </w:rPr>
        <w:instrText xml:space="preserve"> PAGEREF _Toc24883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"_Toc32766" </w:instrText>
      </w:r>
      <w:r>
        <w:fldChar w:fldCharType="separate"/>
      </w:r>
      <w:r>
        <w:rPr>
          <w:sz w:val="26"/>
          <w:szCs w:val="26"/>
        </w:rPr>
        <w:t>MỞ ĐẦU</w:t>
      </w:r>
      <w:r>
        <w:rPr>
          <w:sz w:val="26"/>
          <w:szCs w:val="26"/>
        </w:rPr>
        <w:tab/>
      </w:r>
      <w:r>
        <w:rPr>
          <w:sz w:val="26"/>
          <w:szCs w:val="26"/>
        </w:rPr>
        <w:fldChar w:fldCharType="begin"/>
      </w:r>
      <w:r>
        <w:rPr>
          <w:sz w:val="26"/>
          <w:szCs w:val="26"/>
        </w:rPr>
        <w:instrText xml:space="preserve"> PAGEREF _Toc32766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"_Toc23115" </w:instrText>
      </w:r>
      <w:r>
        <w:fldChar w:fldCharType="separate"/>
      </w:r>
      <w:r>
        <w:rPr>
          <w:sz w:val="26"/>
          <w:szCs w:val="26"/>
        </w:rPr>
        <w:t>CHƯƠNG 1: TỔNG QUAN</w:t>
      </w:r>
      <w:r>
        <w:rPr>
          <w:sz w:val="26"/>
          <w:szCs w:val="26"/>
        </w:rPr>
        <w:tab/>
      </w:r>
      <w:r>
        <w:rPr>
          <w:sz w:val="26"/>
          <w:szCs w:val="26"/>
        </w:rPr>
        <w:fldChar w:fldCharType="begin"/>
      </w:r>
      <w:r>
        <w:rPr>
          <w:sz w:val="26"/>
          <w:szCs w:val="26"/>
        </w:rPr>
        <w:instrText xml:space="preserve"> PAGEREF _Toc23115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"_Toc31112" </w:instrText>
      </w:r>
      <w:r>
        <w:fldChar w:fldCharType="separate"/>
      </w:r>
      <w:r>
        <w:rPr>
          <w:sz w:val="26"/>
          <w:szCs w:val="26"/>
        </w:rPr>
        <w:t>CHƯƠNG 2: NGHIÊN CỨU LÝ THUYẾT</w:t>
      </w:r>
      <w:r>
        <w:rPr>
          <w:sz w:val="26"/>
          <w:szCs w:val="26"/>
        </w:rPr>
        <w:tab/>
      </w:r>
      <w:r>
        <w:rPr>
          <w:sz w:val="26"/>
          <w:szCs w:val="26"/>
        </w:rPr>
        <w:fldChar w:fldCharType="begin"/>
      </w:r>
      <w:r>
        <w:rPr>
          <w:sz w:val="26"/>
          <w:szCs w:val="26"/>
        </w:rPr>
        <w:instrText xml:space="preserve"> PAGEREF _Toc31112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7"/>
        <w:tabs>
          <w:tab w:val="right" w:leader="dot" w:pos="8788"/>
        </w:tabs>
        <w:spacing w:line="360" w:lineRule="auto"/>
        <w:ind w:left="480"/>
        <w:jc w:val="both"/>
        <w:rPr>
          <w:sz w:val="26"/>
          <w:szCs w:val="26"/>
        </w:rPr>
      </w:pPr>
      <w:r>
        <w:fldChar w:fldCharType="begin"/>
      </w:r>
      <w:r>
        <w:instrText xml:space="preserve"> HYPERLINK \l "_Toc23252" </w:instrText>
      </w:r>
      <w:r>
        <w:fldChar w:fldCharType="separate"/>
      </w:r>
      <w:r>
        <w:rPr>
          <w:sz w:val="26"/>
          <w:szCs w:val="26"/>
        </w:rPr>
        <w:t>2.1 Tổng quan về thuật toán sắp xếp</w:t>
      </w:r>
      <w:r>
        <w:rPr>
          <w:sz w:val="26"/>
          <w:szCs w:val="26"/>
        </w:rPr>
        <w:tab/>
      </w:r>
      <w:r>
        <w:rPr>
          <w:sz w:val="26"/>
          <w:szCs w:val="26"/>
        </w:rPr>
        <w:fldChar w:fldCharType="begin"/>
      </w:r>
      <w:r>
        <w:rPr>
          <w:sz w:val="26"/>
          <w:szCs w:val="26"/>
        </w:rPr>
        <w:instrText xml:space="preserve"> PAGEREF _Toc23252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"_Toc23953" </w:instrText>
      </w:r>
      <w:r>
        <w:fldChar w:fldCharType="separate"/>
      </w:r>
      <w:r>
        <w:rPr>
          <w:sz w:val="26"/>
          <w:szCs w:val="26"/>
        </w:rPr>
        <w:t>2.1.1 Tổng quan</w:t>
      </w:r>
      <w:r>
        <w:rPr>
          <w:sz w:val="26"/>
          <w:szCs w:val="26"/>
        </w:rPr>
        <w:tab/>
      </w:r>
      <w:r>
        <w:rPr>
          <w:sz w:val="26"/>
          <w:szCs w:val="26"/>
        </w:rPr>
        <w:fldChar w:fldCharType="begin"/>
      </w:r>
      <w:r>
        <w:rPr>
          <w:sz w:val="26"/>
          <w:szCs w:val="26"/>
        </w:rPr>
        <w:instrText xml:space="preserve"> PAGEREF _Toc23953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"_Toc30313" </w:instrText>
      </w:r>
      <w:r>
        <w:fldChar w:fldCharType="separate"/>
      </w:r>
      <w:r>
        <w:rPr>
          <w:sz w:val="26"/>
          <w:szCs w:val="26"/>
        </w:rPr>
        <w:t>2.1.2 Ưu điểm và nhược điểm</w:t>
      </w:r>
      <w:r>
        <w:rPr>
          <w:sz w:val="26"/>
          <w:szCs w:val="26"/>
        </w:rPr>
        <w:tab/>
      </w:r>
      <w:r>
        <w:rPr>
          <w:sz w:val="26"/>
          <w:szCs w:val="26"/>
        </w:rPr>
        <w:fldChar w:fldCharType="begin"/>
      </w:r>
      <w:r>
        <w:rPr>
          <w:sz w:val="26"/>
          <w:szCs w:val="26"/>
        </w:rPr>
        <w:instrText xml:space="preserve"> PAGEREF _Toc30313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"_Toc18918" </w:instrText>
      </w:r>
      <w:r>
        <w:fldChar w:fldCharType="separate"/>
      </w:r>
      <w:r>
        <w:rPr>
          <w:sz w:val="26"/>
          <w:szCs w:val="26"/>
        </w:rPr>
        <w:t>2.1.3 Cách thức hoạt động</w:t>
      </w:r>
      <w:r>
        <w:rPr>
          <w:sz w:val="26"/>
          <w:szCs w:val="26"/>
        </w:rPr>
        <w:tab/>
      </w:r>
      <w:r>
        <w:rPr>
          <w:sz w:val="26"/>
          <w:szCs w:val="26"/>
        </w:rPr>
        <w:fldChar w:fldCharType="begin"/>
      </w:r>
      <w:r>
        <w:rPr>
          <w:sz w:val="26"/>
          <w:szCs w:val="26"/>
        </w:rPr>
        <w:instrText xml:space="preserve"> PAGEREF _Toc18918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7"/>
        <w:tabs>
          <w:tab w:val="right" w:leader="dot" w:pos="8788"/>
        </w:tabs>
        <w:spacing w:line="360" w:lineRule="auto"/>
        <w:ind w:left="480"/>
        <w:jc w:val="both"/>
        <w:rPr>
          <w:sz w:val="26"/>
          <w:szCs w:val="26"/>
        </w:rPr>
      </w:pPr>
      <w:r>
        <w:fldChar w:fldCharType="begin"/>
      </w:r>
      <w:r>
        <w:instrText xml:space="preserve"> HYPERLINK \l "_Toc12753" </w:instrText>
      </w:r>
      <w:r>
        <w:fldChar w:fldCharType="separate"/>
      </w:r>
      <w:r>
        <w:rPr>
          <w:sz w:val="26"/>
          <w:szCs w:val="26"/>
        </w:rPr>
        <w:t>2.2 Tổng quan về danh sách liên kết đơn</w:t>
      </w:r>
      <w:r>
        <w:rPr>
          <w:sz w:val="26"/>
          <w:szCs w:val="26"/>
        </w:rPr>
        <w:tab/>
      </w:r>
      <w:r>
        <w:rPr>
          <w:sz w:val="26"/>
          <w:szCs w:val="26"/>
        </w:rPr>
        <w:fldChar w:fldCharType="begin"/>
      </w:r>
      <w:r>
        <w:rPr>
          <w:sz w:val="26"/>
          <w:szCs w:val="26"/>
        </w:rPr>
        <w:instrText xml:space="preserve"> PAGEREF _Toc12753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"_Toc23961" </w:instrText>
      </w:r>
      <w:r>
        <w:fldChar w:fldCharType="separate"/>
      </w:r>
      <w:r>
        <w:rPr>
          <w:sz w:val="26"/>
          <w:szCs w:val="26"/>
        </w:rPr>
        <w:t>2.2.1 Tổng quan</w:t>
      </w:r>
      <w:r>
        <w:rPr>
          <w:sz w:val="26"/>
          <w:szCs w:val="26"/>
        </w:rPr>
        <w:tab/>
      </w:r>
      <w:r>
        <w:rPr>
          <w:sz w:val="26"/>
          <w:szCs w:val="26"/>
        </w:rPr>
        <w:fldChar w:fldCharType="begin"/>
      </w:r>
      <w:r>
        <w:rPr>
          <w:sz w:val="26"/>
          <w:szCs w:val="26"/>
        </w:rPr>
        <w:instrText xml:space="preserve"> PAGEREF _Toc23961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"_Toc20379" </w:instrText>
      </w:r>
      <w:r>
        <w:fldChar w:fldCharType="separate"/>
      </w:r>
      <w:r>
        <w:rPr>
          <w:sz w:val="26"/>
          <w:szCs w:val="26"/>
        </w:rPr>
        <w:t>2.2.2 Ưu điểm và nhược điểm</w:t>
      </w:r>
      <w:r>
        <w:rPr>
          <w:sz w:val="26"/>
          <w:szCs w:val="26"/>
        </w:rPr>
        <w:tab/>
      </w:r>
      <w:r>
        <w:rPr>
          <w:sz w:val="26"/>
          <w:szCs w:val="26"/>
        </w:rPr>
        <w:fldChar w:fldCharType="begin"/>
      </w:r>
      <w:r>
        <w:rPr>
          <w:sz w:val="26"/>
          <w:szCs w:val="26"/>
        </w:rPr>
        <w:instrText xml:space="preserve"> PAGEREF _Toc20379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"_Toc31158" </w:instrText>
      </w:r>
      <w:r>
        <w:fldChar w:fldCharType="separate"/>
      </w:r>
      <w:r>
        <w:rPr>
          <w:sz w:val="26"/>
          <w:szCs w:val="26"/>
        </w:rPr>
        <w:t>2.2.3 Cách thức hoạt động</w:t>
      </w:r>
      <w:r>
        <w:rPr>
          <w:sz w:val="26"/>
          <w:szCs w:val="26"/>
        </w:rPr>
        <w:tab/>
      </w:r>
      <w:r>
        <w:rPr>
          <w:sz w:val="26"/>
          <w:szCs w:val="26"/>
        </w:rPr>
        <w:fldChar w:fldCharType="begin"/>
      </w:r>
      <w:r>
        <w:rPr>
          <w:sz w:val="26"/>
          <w:szCs w:val="26"/>
        </w:rPr>
        <w:instrText xml:space="preserve"> PAGEREF _Toc31158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7"/>
        <w:tabs>
          <w:tab w:val="right" w:leader="dot" w:pos="8788"/>
        </w:tabs>
        <w:spacing w:line="360" w:lineRule="auto"/>
        <w:ind w:left="480"/>
        <w:jc w:val="both"/>
        <w:rPr>
          <w:sz w:val="26"/>
          <w:szCs w:val="26"/>
        </w:rPr>
      </w:pPr>
      <w:r>
        <w:fldChar w:fldCharType="begin"/>
      </w:r>
      <w:r>
        <w:instrText xml:space="preserve"> HYPERLINK \l "_Toc6769" </w:instrText>
      </w:r>
      <w:r>
        <w:fldChar w:fldCharType="separate"/>
      </w:r>
      <w:r>
        <w:rPr>
          <w:sz w:val="26"/>
          <w:szCs w:val="26"/>
        </w:rPr>
        <w:t>2.3 Tổng quan về C++</w:t>
      </w:r>
      <w:r>
        <w:rPr>
          <w:sz w:val="26"/>
          <w:szCs w:val="26"/>
        </w:rPr>
        <w:tab/>
      </w:r>
      <w:r>
        <w:rPr>
          <w:sz w:val="26"/>
          <w:szCs w:val="26"/>
        </w:rPr>
        <w:fldChar w:fldCharType="begin"/>
      </w:r>
      <w:r>
        <w:rPr>
          <w:sz w:val="26"/>
          <w:szCs w:val="26"/>
        </w:rPr>
        <w:instrText xml:space="preserve"> PAGEREF _Toc6769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"_Toc15561" </w:instrText>
      </w:r>
      <w:r>
        <w:fldChar w:fldCharType="separate"/>
      </w:r>
      <w:r>
        <w:rPr>
          <w:sz w:val="26"/>
          <w:szCs w:val="26"/>
        </w:rPr>
        <w:t>2.3.1 Tổng quan</w:t>
      </w:r>
      <w:r>
        <w:rPr>
          <w:sz w:val="26"/>
          <w:szCs w:val="26"/>
        </w:rPr>
        <w:tab/>
      </w:r>
      <w:r>
        <w:rPr>
          <w:sz w:val="26"/>
          <w:szCs w:val="26"/>
        </w:rPr>
        <w:fldChar w:fldCharType="begin"/>
      </w:r>
      <w:r>
        <w:rPr>
          <w:sz w:val="26"/>
          <w:szCs w:val="26"/>
        </w:rPr>
        <w:instrText xml:space="preserve"> PAGEREF _Toc15561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"_Toc25363" </w:instrText>
      </w:r>
      <w:r>
        <w:fldChar w:fldCharType="separate"/>
      </w:r>
      <w:r>
        <w:rPr>
          <w:sz w:val="26"/>
          <w:szCs w:val="26"/>
        </w:rPr>
        <w:t>2.3.2 Ưu và nhược điểm</w:t>
      </w:r>
      <w:r>
        <w:rPr>
          <w:sz w:val="26"/>
          <w:szCs w:val="26"/>
        </w:rPr>
        <w:tab/>
      </w:r>
      <w:r>
        <w:rPr>
          <w:sz w:val="26"/>
          <w:szCs w:val="26"/>
        </w:rPr>
        <w:fldChar w:fldCharType="begin"/>
      </w:r>
      <w:r>
        <w:rPr>
          <w:sz w:val="26"/>
          <w:szCs w:val="26"/>
        </w:rPr>
        <w:instrText xml:space="preserve"> PAGEREF _Toc25363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8"/>
        <w:tabs>
          <w:tab w:val="right" w:leader="dot" w:pos="8788"/>
        </w:tabs>
        <w:spacing w:line="360" w:lineRule="auto"/>
        <w:ind w:left="960"/>
        <w:jc w:val="both"/>
        <w:rPr>
          <w:sz w:val="26"/>
          <w:szCs w:val="26"/>
        </w:rPr>
      </w:pPr>
      <w:r>
        <w:fldChar w:fldCharType="begin"/>
      </w:r>
      <w:r>
        <w:instrText xml:space="preserve"> HYPERLINK \l "_Toc14192" </w:instrText>
      </w:r>
      <w:r>
        <w:fldChar w:fldCharType="separate"/>
      </w:r>
      <w:r>
        <w:rPr>
          <w:sz w:val="26"/>
          <w:szCs w:val="26"/>
        </w:rPr>
        <w:t>2.3.3 Cách thức hoạt động</w:t>
      </w:r>
      <w:r>
        <w:rPr>
          <w:sz w:val="26"/>
          <w:szCs w:val="26"/>
        </w:rPr>
        <w:tab/>
      </w:r>
      <w:r>
        <w:rPr>
          <w:sz w:val="26"/>
          <w:szCs w:val="26"/>
        </w:rPr>
        <w:fldChar w:fldCharType="begin"/>
      </w:r>
      <w:r>
        <w:rPr>
          <w:sz w:val="26"/>
          <w:szCs w:val="26"/>
        </w:rPr>
        <w:instrText xml:space="preserve"> PAGEREF _Toc14192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"_Toc2694" </w:instrText>
      </w:r>
      <w:r>
        <w:fldChar w:fldCharType="separate"/>
      </w:r>
      <w:r>
        <w:rPr>
          <w:sz w:val="26"/>
          <w:szCs w:val="26"/>
        </w:rPr>
        <w:t>CHƯƠNG 3: HIỆN THỰC HÓA NGHIÊN CỨU</w:t>
      </w:r>
      <w:r>
        <w:rPr>
          <w:sz w:val="26"/>
          <w:szCs w:val="26"/>
        </w:rPr>
        <w:tab/>
      </w:r>
      <w:r>
        <w:rPr>
          <w:sz w:val="26"/>
          <w:szCs w:val="26"/>
        </w:rPr>
        <w:fldChar w:fldCharType="begin"/>
      </w:r>
      <w:r>
        <w:rPr>
          <w:sz w:val="26"/>
          <w:szCs w:val="26"/>
        </w:rPr>
        <w:instrText xml:space="preserve"> PAGEREF _Toc2694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7"/>
        <w:tabs>
          <w:tab w:val="right" w:leader="dot" w:pos="8788"/>
        </w:tabs>
        <w:spacing w:line="360" w:lineRule="auto"/>
        <w:ind w:left="480"/>
        <w:jc w:val="both"/>
        <w:rPr>
          <w:sz w:val="26"/>
          <w:szCs w:val="26"/>
        </w:rPr>
      </w:pPr>
      <w:r>
        <w:fldChar w:fldCharType="begin"/>
      </w:r>
      <w:r>
        <w:instrText xml:space="preserve"> HYPERLINK \l "_Toc16120" </w:instrText>
      </w:r>
      <w:r>
        <w:fldChar w:fldCharType="separate"/>
      </w:r>
      <w:r>
        <w:rPr>
          <w:sz w:val="26"/>
          <w:szCs w:val="26"/>
        </w:rPr>
        <w:t>3.1 Các bước thực hiện</w:t>
      </w:r>
      <w:r>
        <w:rPr>
          <w:sz w:val="26"/>
          <w:szCs w:val="26"/>
        </w:rPr>
        <w:tab/>
      </w:r>
      <w:r>
        <w:rPr>
          <w:sz w:val="26"/>
          <w:szCs w:val="26"/>
        </w:rPr>
        <w:fldChar w:fldCharType="begin"/>
      </w:r>
      <w:r>
        <w:rPr>
          <w:sz w:val="26"/>
          <w:szCs w:val="26"/>
        </w:rPr>
        <w:instrText xml:space="preserve"> PAGEREF _Toc16120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7"/>
        <w:tabs>
          <w:tab w:val="right" w:leader="dot" w:pos="8788"/>
        </w:tabs>
        <w:spacing w:line="360" w:lineRule="auto"/>
        <w:ind w:left="480"/>
        <w:jc w:val="both"/>
        <w:rPr>
          <w:sz w:val="26"/>
          <w:szCs w:val="26"/>
        </w:rPr>
      </w:pPr>
      <w:r>
        <w:fldChar w:fldCharType="begin"/>
      </w:r>
      <w:r>
        <w:instrText xml:space="preserve"> HYPERLINK \l "_Toc25519" </w:instrText>
      </w:r>
      <w:r>
        <w:fldChar w:fldCharType="separate"/>
      </w:r>
      <w:r>
        <w:rPr>
          <w:sz w:val="26"/>
          <w:szCs w:val="26"/>
        </w:rPr>
        <w:t>3.1.1 Áp dụng QuickSort, BubbleSort, HeapSort vào danh sách liên kết đơn</w:t>
      </w:r>
      <w:r>
        <w:rPr>
          <w:sz w:val="26"/>
          <w:szCs w:val="26"/>
        </w:rPr>
        <w:tab/>
      </w:r>
      <w:r>
        <w:rPr>
          <w:sz w:val="26"/>
          <w:szCs w:val="26"/>
        </w:rPr>
        <w:fldChar w:fldCharType="begin"/>
      </w:r>
      <w:r>
        <w:rPr>
          <w:sz w:val="26"/>
          <w:szCs w:val="26"/>
        </w:rPr>
        <w:instrText xml:space="preserve"> PAGEREF _Toc25519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"_Toc25807" </w:instrText>
      </w:r>
      <w:r>
        <w:fldChar w:fldCharType="separate"/>
      </w:r>
      <w:r>
        <w:rPr>
          <w:sz w:val="26"/>
          <w:szCs w:val="26"/>
        </w:rPr>
        <w:t>CHƯƠNG 4: KẾT QUẢ NGHIÊN CỨU</w:t>
      </w:r>
      <w:r>
        <w:rPr>
          <w:sz w:val="26"/>
          <w:szCs w:val="26"/>
        </w:rPr>
        <w:tab/>
      </w:r>
      <w:r>
        <w:rPr>
          <w:sz w:val="26"/>
          <w:szCs w:val="26"/>
        </w:rPr>
        <w:fldChar w:fldCharType="begin"/>
      </w:r>
      <w:r>
        <w:rPr>
          <w:sz w:val="26"/>
          <w:szCs w:val="26"/>
        </w:rPr>
        <w:instrText xml:space="preserve"> PAGEREF _Toc25807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"_Toc13139" </w:instrText>
      </w:r>
      <w:r>
        <w:fldChar w:fldCharType="separate"/>
      </w:r>
      <w:r>
        <w:rPr>
          <w:sz w:val="26"/>
          <w:szCs w:val="26"/>
        </w:rPr>
        <w:t>CHƯƠNG 5: KẾT LUẬN VÀ HƯỚNG PHÁT TRIỂN</w:t>
      </w:r>
      <w:r>
        <w:rPr>
          <w:sz w:val="26"/>
          <w:szCs w:val="26"/>
        </w:rPr>
        <w:tab/>
      </w:r>
      <w:r>
        <w:rPr>
          <w:sz w:val="26"/>
          <w:szCs w:val="26"/>
        </w:rPr>
        <w:fldChar w:fldCharType="begin"/>
      </w:r>
      <w:r>
        <w:rPr>
          <w:sz w:val="26"/>
          <w:szCs w:val="26"/>
        </w:rPr>
        <w:instrText xml:space="preserve"> PAGEREF _Toc13139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6"/>
        <w:tabs>
          <w:tab w:val="right" w:leader="dot" w:pos="8788"/>
        </w:tabs>
        <w:spacing w:line="360" w:lineRule="auto"/>
        <w:jc w:val="both"/>
        <w:rPr>
          <w:sz w:val="26"/>
          <w:szCs w:val="26"/>
        </w:rPr>
      </w:pPr>
      <w:r>
        <w:fldChar w:fldCharType="begin"/>
      </w:r>
      <w:r>
        <w:instrText xml:space="preserve"> HYPERLINK \l "_Toc13068" </w:instrText>
      </w:r>
      <w:r>
        <w:fldChar w:fldCharType="separate"/>
      </w:r>
      <w:r>
        <w:rPr>
          <w:sz w:val="26"/>
          <w:szCs w:val="26"/>
        </w:rPr>
        <w:t>DANH MỤC TÀI LIỆU THAM KHẢO</w:t>
      </w:r>
      <w:r>
        <w:rPr>
          <w:sz w:val="26"/>
          <w:szCs w:val="26"/>
        </w:rPr>
        <w:tab/>
      </w:r>
      <w:r>
        <w:rPr>
          <w:sz w:val="26"/>
          <w:szCs w:val="26"/>
        </w:rPr>
        <w:fldChar w:fldCharType="begin"/>
      </w:r>
      <w:r>
        <w:rPr>
          <w:sz w:val="26"/>
          <w:szCs w:val="26"/>
        </w:rPr>
        <w:instrText xml:space="preserve"> PAGEREF _Toc13068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6"/>
        <w:tabs>
          <w:tab w:val="right" w:leader="dot" w:pos="8788"/>
        </w:tabs>
        <w:spacing w:line="360" w:lineRule="auto"/>
        <w:jc w:val="both"/>
      </w:pPr>
      <w:r>
        <w:fldChar w:fldCharType="begin"/>
      </w:r>
      <w:r>
        <w:instrText xml:space="preserve"> HYPERLINK \l "_Toc3904" </w:instrText>
      </w:r>
      <w:r>
        <w:fldChar w:fldCharType="separate"/>
      </w:r>
      <w:r>
        <w:rPr>
          <w:sz w:val="26"/>
          <w:szCs w:val="26"/>
        </w:rPr>
        <w:t>PHỤ LỤC</w:t>
      </w:r>
      <w:r>
        <w:rPr>
          <w:sz w:val="26"/>
          <w:szCs w:val="26"/>
        </w:rPr>
        <w:tab/>
      </w:r>
      <w:r>
        <w:rPr>
          <w:sz w:val="26"/>
          <w:szCs w:val="26"/>
        </w:rPr>
        <w:fldChar w:fldCharType="begin"/>
      </w:r>
      <w:r>
        <w:rPr>
          <w:sz w:val="26"/>
          <w:szCs w:val="26"/>
        </w:rPr>
        <w:instrText xml:space="preserve"> PAGEREF _Toc3904 \h </w:instrText>
      </w:r>
      <w:r>
        <w:rPr>
          <w:sz w:val="26"/>
          <w:szCs w:val="26"/>
        </w:rPr>
        <w:fldChar w:fldCharType="separate"/>
      </w:r>
      <w:r>
        <w:rPr>
          <w:sz w:val="26"/>
          <w:szCs w:val="26"/>
        </w:rPr>
        <w:t>30</w:t>
      </w:r>
      <w:r>
        <w:rPr>
          <w:sz w:val="26"/>
          <w:szCs w:val="26"/>
        </w:rPr>
        <w:fldChar w:fldCharType="end"/>
      </w:r>
      <w:r>
        <w:rPr>
          <w:sz w:val="26"/>
          <w:szCs w:val="26"/>
        </w:rPr>
        <w:fldChar w:fldCharType="end"/>
      </w:r>
    </w:p>
    <w:p>
      <w:pPr>
        <w:spacing w:after="200" w:line="360" w:lineRule="auto"/>
        <w:jc w:val="both"/>
        <w:rPr>
          <w:bCs/>
          <w:sz w:val="26"/>
          <w:szCs w:val="26"/>
        </w:rPr>
      </w:pPr>
      <w:r>
        <w:rPr>
          <w:bCs/>
          <w:szCs w:val="26"/>
        </w:rPr>
        <w:fldChar w:fldCharType="end"/>
      </w:r>
    </w:p>
    <w:p>
      <w:pPr>
        <w:spacing w:after="200" w:line="360" w:lineRule="auto"/>
        <w:jc w:val="both"/>
        <w:rPr>
          <w:b/>
          <w:bCs/>
          <w:sz w:val="26"/>
          <w:szCs w:val="26"/>
        </w:rPr>
      </w:pPr>
    </w:p>
    <w:p>
      <w:pPr>
        <w:pStyle w:val="2"/>
        <w:numPr>
          <w:ilvl w:val="0"/>
          <w:numId w:val="0"/>
        </w:numPr>
        <w:spacing w:line="360" w:lineRule="auto"/>
        <w:ind w:left="432" w:hanging="432"/>
      </w:pPr>
      <w:r>
        <w:br w:type="page"/>
      </w:r>
      <w:bookmarkStart w:id="4" w:name="_Toc111"/>
      <w:bookmarkStart w:id="5" w:name="_Toc22545"/>
      <w:r>
        <w:t>DANH MỤC HÌNH ẢNH – BẢNG BIỂU</w:t>
      </w:r>
      <w:bookmarkEnd w:id="4"/>
      <w:bookmarkEnd w:id="5"/>
    </w:p>
    <w:p>
      <w:pPr>
        <w:spacing w:line="360" w:lineRule="auto"/>
      </w:pPr>
    </w:p>
    <w:p>
      <w:pPr>
        <w:pStyle w:val="15"/>
        <w:tabs>
          <w:tab w:val="right" w:leader="dot" w:pos="8788"/>
        </w:tabs>
        <w:spacing w:line="360" w:lineRule="auto"/>
        <w:ind w:left="1000" w:hanging="520"/>
        <w:jc w:val="both"/>
        <w:rPr>
          <w:sz w:val="26"/>
          <w:szCs w:val="26"/>
        </w:rPr>
      </w:pPr>
      <w:r>
        <w:rPr>
          <w:sz w:val="26"/>
          <w:szCs w:val="26"/>
        </w:rPr>
        <w:fldChar w:fldCharType="begin"/>
      </w:r>
      <w:r>
        <w:rPr>
          <w:sz w:val="26"/>
          <w:szCs w:val="26"/>
        </w:rPr>
        <w:instrText xml:space="preserve">TOC \h \c "Bảng"</w:instrText>
      </w:r>
      <w:r>
        <w:rPr>
          <w:sz w:val="26"/>
          <w:szCs w:val="26"/>
        </w:rPr>
        <w:fldChar w:fldCharType="separate"/>
      </w:r>
      <w:r>
        <w:fldChar w:fldCharType="begin"/>
      </w:r>
      <w:r>
        <w:instrText xml:space="preserve"> HYPERLINK \l "_Toc16971" </w:instrText>
      </w:r>
      <w:r>
        <w:fldChar w:fldCharType="separate"/>
      </w:r>
      <w:r>
        <w:rPr>
          <w:i/>
          <w:iCs/>
          <w:sz w:val="26"/>
          <w:szCs w:val="26"/>
        </w:rPr>
        <w:t xml:space="preserve">Bảng </w:t>
      </w:r>
      <w:r>
        <w:rPr>
          <w:sz w:val="26"/>
          <w:szCs w:val="26"/>
        </w:rPr>
        <w:t xml:space="preserve">1 </w:t>
      </w:r>
      <w:r>
        <w:rPr>
          <w:i/>
          <w:iCs/>
          <w:sz w:val="26"/>
          <w:szCs w:val="26"/>
        </w:rPr>
        <w:t>: Danh sách ban đầu</w:t>
      </w:r>
      <w:r>
        <w:rPr>
          <w:sz w:val="26"/>
          <w:szCs w:val="26"/>
        </w:rPr>
        <w:tab/>
      </w:r>
      <w:r>
        <w:rPr>
          <w:sz w:val="26"/>
          <w:szCs w:val="26"/>
        </w:rPr>
        <w:fldChar w:fldCharType="begin"/>
      </w:r>
      <w:r>
        <w:rPr>
          <w:sz w:val="26"/>
          <w:szCs w:val="26"/>
        </w:rPr>
        <w:instrText xml:space="preserve"> PAGEREF _Toc16971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"_Toc8737" </w:instrText>
      </w:r>
      <w:r>
        <w:fldChar w:fldCharType="separate"/>
      </w:r>
      <w:r>
        <w:rPr>
          <w:i/>
          <w:iCs/>
          <w:sz w:val="26"/>
          <w:szCs w:val="26"/>
        </w:rPr>
        <w:t xml:space="preserve">Bảng </w:t>
      </w:r>
      <w:r>
        <w:rPr>
          <w:sz w:val="26"/>
          <w:szCs w:val="26"/>
        </w:rPr>
        <w:t xml:space="preserve">2 </w:t>
      </w:r>
      <w:r>
        <w:rPr>
          <w:i/>
          <w:iCs/>
          <w:sz w:val="26"/>
          <w:szCs w:val="26"/>
        </w:rPr>
        <w:t>: Danh sách sắp xếp theo BubbleSort</w:t>
      </w:r>
      <w:r>
        <w:rPr>
          <w:sz w:val="26"/>
          <w:szCs w:val="26"/>
        </w:rPr>
        <w:tab/>
      </w:r>
      <w:r>
        <w:rPr>
          <w:sz w:val="26"/>
          <w:szCs w:val="26"/>
        </w:rPr>
        <w:fldChar w:fldCharType="begin"/>
      </w:r>
      <w:r>
        <w:rPr>
          <w:sz w:val="26"/>
          <w:szCs w:val="26"/>
        </w:rPr>
        <w:instrText xml:space="preserve"> PAGEREF _Toc8737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"_Toc18441" </w:instrText>
      </w:r>
      <w:r>
        <w:fldChar w:fldCharType="separate"/>
      </w:r>
      <w:r>
        <w:rPr>
          <w:i/>
          <w:iCs/>
          <w:sz w:val="26"/>
          <w:szCs w:val="26"/>
        </w:rPr>
        <w:t xml:space="preserve">Bảng </w:t>
      </w:r>
      <w:r>
        <w:rPr>
          <w:sz w:val="26"/>
          <w:szCs w:val="26"/>
        </w:rPr>
        <w:t xml:space="preserve">3 </w:t>
      </w:r>
      <w:r>
        <w:rPr>
          <w:i/>
          <w:iCs/>
          <w:sz w:val="26"/>
          <w:szCs w:val="26"/>
        </w:rPr>
        <w:t>: Danh sách sắp xếp theo QuickSort</w:t>
      </w:r>
      <w:r>
        <w:rPr>
          <w:sz w:val="26"/>
          <w:szCs w:val="26"/>
        </w:rPr>
        <w:tab/>
      </w:r>
      <w:r>
        <w:rPr>
          <w:sz w:val="26"/>
          <w:szCs w:val="26"/>
        </w:rPr>
        <w:fldChar w:fldCharType="begin"/>
      </w:r>
      <w:r>
        <w:rPr>
          <w:sz w:val="26"/>
          <w:szCs w:val="26"/>
        </w:rPr>
        <w:instrText xml:space="preserve"> PAGEREF _Toc18441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"_Toc18419" </w:instrText>
      </w:r>
      <w:r>
        <w:fldChar w:fldCharType="separate"/>
      </w:r>
      <w:r>
        <w:rPr>
          <w:i/>
          <w:iCs/>
          <w:sz w:val="26"/>
          <w:szCs w:val="26"/>
        </w:rPr>
        <w:t xml:space="preserve">Bảng </w:t>
      </w:r>
      <w:r>
        <w:rPr>
          <w:sz w:val="26"/>
          <w:szCs w:val="26"/>
        </w:rPr>
        <w:t xml:space="preserve">4 </w:t>
      </w:r>
      <w:r>
        <w:rPr>
          <w:i/>
          <w:iCs/>
          <w:sz w:val="26"/>
          <w:szCs w:val="26"/>
        </w:rPr>
        <w:t>: Danh sách sắp xếp theo HeapSort</w:t>
      </w:r>
      <w:r>
        <w:rPr>
          <w:sz w:val="26"/>
          <w:szCs w:val="26"/>
        </w:rPr>
        <w:tab/>
      </w:r>
      <w:r>
        <w:rPr>
          <w:sz w:val="26"/>
          <w:szCs w:val="26"/>
        </w:rPr>
        <w:fldChar w:fldCharType="begin"/>
      </w:r>
      <w:r>
        <w:rPr>
          <w:sz w:val="26"/>
          <w:szCs w:val="26"/>
        </w:rPr>
        <w:instrText xml:space="preserve"> PAGEREF _Toc18419 \h </w:instrText>
      </w:r>
      <w:r>
        <w:rPr>
          <w:sz w:val="26"/>
          <w:szCs w:val="26"/>
        </w:rPr>
        <w:fldChar w:fldCharType="separate"/>
      </w:r>
      <w:r>
        <w:rPr>
          <w:sz w:val="26"/>
          <w:szCs w:val="26"/>
        </w:rPr>
        <w:t>27</w:t>
      </w:r>
      <w:r>
        <w:rPr>
          <w:sz w:val="26"/>
          <w:szCs w:val="26"/>
        </w:rPr>
        <w:fldChar w:fldCharType="end"/>
      </w:r>
      <w:r>
        <w:rPr>
          <w:sz w:val="26"/>
          <w:szCs w:val="26"/>
        </w:rPr>
        <w:fldChar w:fldCharType="end"/>
      </w:r>
    </w:p>
    <w:p>
      <w:pPr>
        <w:spacing w:line="360" w:lineRule="auto"/>
        <w:jc w:val="both"/>
        <w:rPr>
          <w:sz w:val="26"/>
          <w:szCs w:val="26"/>
        </w:rPr>
      </w:pPr>
      <w:r>
        <w:rPr>
          <w:sz w:val="26"/>
          <w:szCs w:val="26"/>
        </w:rPr>
        <w:fldChar w:fldCharType="end"/>
      </w:r>
    </w:p>
    <w:p>
      <w:pPr>
        <w:pStyle w:val="15"/>
        <w:tabs>
          <w:tab w:val="right" w:leader="dot" w:pos="8788"/>
        </w:tabs>
        <w:spacing w:line="360" w:lineRule="auto"/>
        <w:ind w:left="1002" w:hanging="522"/>
        <w:jc w:val="both"/>
        <w:rPr>
          <w:sz w:val="26"/>
          <w:szCs w:val="26"/>
        </w:rPr>
      </w:pPr>
      <w:r>
        <w:rPr>
          <w:b/>
          <w:bCs/>
          <w:sz w:val="26"/>
          <w:szCs w:val="26"/>
        </w:rPr>
        <w:fldChar w:fldCharType="begin"/>
      </w:r>
      <w:r>
        <w:rPr>
          <w:b/>
          <w:bCs/>
          <w:sz w:val="26"/>
          <w:szCs w:val="26"/>
        </w:rPr>
        <w:instrText xml:space="preserve">TOC \h \c "Hình"</w:instrText>
      </w:r>
      <w:r>
        <w:rPr>
          <w:b/>
          <w:bCs/>
          <w:sz w:val="26"/>
          <w:szCs w:val="26"/>
        </w:rPr>
        <w:fldChar w:fldCharType="separate"/>
      </w:r>
      <w:r>
        <w:fldChar w:fldCharType="begin"/>
      </w:r>
      <w:r>
        <w:instrText xml:space="preserve"> HYPERLINK \l "_Toc32335" </w:instrText>
      </w:r>
      <w:r>
        <w:fldChar w:fldCharType="separate"/>
      </w:r>
      <w:r>
        <w:rPr>
          <w:i/>
          <w:iCs/>
          <w:sz w:val="26"/>
          <w:szCs w:val="26"/>
        </w:rPr>
        <w:t xml:space="preserve">Hình </w:t>
      </w:r>
      <w:r>
        <w:rPr>
          <w:sz w:val="26"/>
          <w:szCs w:val="26"/>
        </w:rPr>
        <w:t xml:space="preserve">1 </w:t>
      </w:r>
      <w:r>
        <w:rPr>
          <w:i/>
          <w:iCs/>
          <w:sz w:val="26"/>
          <w:szCs w:val="26"/>
        </w:rPr>
        <w:t>: Tổng hợp các thuật toán sắp xếp</w:t>
      </w:r>
      <w:r>
        <w:rPr>
          <w:sz w:val="26"/>
          <w:szCs w:val="26"/>
        </w:rPr>
        <w:tab/>
      </w:r>
      <w:r>
        <w:rPr>
          <w:sz w:val="26"/>
          <w:szCs w:val="26"/>
        </w:rPr>
        <w:fldChar w:fldCharType="begin"/>
      </w:r>
      <w:r>
        <w:rPr>
          <w:sz w:val="26"/>
          <w:szCs w:val="26"/>
        </w:rPr>
        <w:instrText xml:space="preserve"> PAGEREF _Toc32335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"_Toc21865" </w:instrText>
      </w:r>
      <w:r>
        <w:fldChar w:fldCharType="separate"/>
      </w:r>
      <w:r>
        <w:rPr>
          <w:i/>
          <w:iCs/>
          <w:sz w:val="26"/>
          <w:szCs w:val="26"/>
        </w:rPr>
        <w:t xml:space="preserve">Hình </w:t>
      </w:r>
      <w:r>
        <w:rPr>
          <w:sz w:val="26"/>
          <w:szCs w:val="26"/>
        </w:rPr>
        <w:t xml:space="preserve">2 </w:t>
      </w:r>
      <w:r>
        <w:rPr>
          <w:i/>
          <w:iCs/>
          <w:sz w:val="26"/>
          <w:szCs w:val="26"/>
        </w:rPr>
        <w:t>: Sắp Xếp Chèn</w:t>
      </w:r>
      <w:r>
        <w:rPr>
          <w:sz w:val="26"/>
          <w:szCs w:val="26"/>
        </w:rPr>
        <w:tab/>
      </w:r>
      <w:r>
        <w:rPr>
          <w:sz w:val="26"/>
          <w:szCs w:val="26"/>
        </w:rPr>
        <w:fldChar w:fldCharType="begin"/>
      </w:r>
      <w:r>
        <w:rPr>
          <w:sz w:val="26"/>
          <w:szCs w:val="26"/>
        </w:rPr>
        <w:instrText xml:space="preserve"> PAGEREF _Toc21865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"_Toc23926" </w:instrText>
      </w:r>
      <w:r>
        <w:fldChar w:fldCharType="separate"/>
      </w:r>
      <w:r>
        <w:rPr>
          <w:i/>
          <w:iCs/>
          <w:sz w:val="26"/>
          <w:szCs w:val="26"/>
        </w:rPr>
        <w:t xml:space="preserve">Hình </w:t>
      </w:r>
      <w:r>
        <w:rPr>
          <w:sz w:val="26"/>
          <w:szCs w:val="26"/>
        </w:rPr>
        <w:t xml:space="preserve">3 </w:t>
      </w:r>
      <w:r>
        <w:rPr>
          <w:i/>
          <w:iCs/>
          <w:sz w:val="26"/>
          <w:szCs w:val="26"/>
        </w:rPr>
        <w:t>: Sắp xếp chọn</w:t>
      </w:r>
      <w:r>
        <w:rPr>
          <w:sz w:val="26"/>
          <w:szCs w:val="26"/>
        </w:rPr>
        <w:tab/>
      </w:r>
      <w:r>
        <w:rPr>
          <w:sz w:val="26"/>
          <w:szCs w:val="26"/>
        </w:rPr>
        <w:fldChar w:fldCharType="begin"/>
      </w:r>
      <w:r>
        <w:rPr>
          <w:sz w:val="26"/>
          <w:szCs w:val="26"/>
        </w:rPr>
        <w:instrText xml:space="preserve"> PAGEREF _Toc23926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"_Toc17844" </w:instrText>
      </w:r>
      <w:r>
        <w:fldChar w:fldCharType="separate"/>
      </w:r>
      <w:r>
        <w:rPr>
          <w:i/>
          <w:iCs/>
          <w:sz w:val="26"/>
          <w:szCs w:val="26"/>
        </w:rPr>
        <w:t xml:space="preserve">Hình </w:t>
      </w:r>
      <w:r>
        <w:rPr>
          <w:sz w:val="26"/>
          <w:szCs w:val="26"/>
        </w:rPr>
        <w:t xml:space="preserve">4 </w:t>
      </w:r>
      <w:r>
        <w:rPr>
          <w:i/>
          <w:iCs/>
          <w:sz w:val="26"/>
          <w:szCs w:val="26"/>
        </w:rPr>
        <w:t>: Sắp xếp nổi bọt</w:t>
      </w:r>
      <w:r>
        <w:rPr>
          <w:sz w:val="26"/>
          <w:szCs w:val="26"/>
        </w:rPr>
        <w:tab/>
      </w:r>
      <w:r>
        <w:rPr>
          <w:sz w:val="26"/>
          <w:szCs w:val="26"/>
        </w:rPr>
        <w:fldChar w:fldCharType="begin"/>
      </w:r>
      <w:r>
        <w:rPr>
          <w:sz w:val="26"/>
          <w:szCs w:val="26"/>
        </w:rPr>
        <w:instrText xml:space="preserve"> PAGEREF _Toc17844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"_Toc10307" </w:instrText>
      </w:r>
      <w:r>
        <w:fldChar w:fldCharType="separate"/>
      </w:r>
      <w:r>
        <w:rPr>
          <w:i/>
          <w:iCs/>
          <w:sz w:val="26"/>
          <w:szCs w:val="26"/>
        </w:rPr>
        <w:t xml:space="preserve">Hình </w:t>
      </w:r>
      <w:r>
        <w:rPr>
          <w:sz w:val="26"/>
          <w:szCs w:val="26"/>
        </w:rPr>
        <w:t xml:space="preserve">5 </w:t>
      </w:r>
      <w:r>
        <w:rPr>
          <w:i/>
          <w:iCs/>
          <w:sz w:val="26"/>
          <w:szCs w:val="26"/>
        </w:rPr>
        <w:t>: Khai báo thư viện</w:t>
      </w:r>
      <w:r>
        <w:rPr>
          <w:sz w:val="26"/>
          <w:szCs w:val="26"/>
        </w:rPr>
        <w:tab/>
      </w:r>
      <w:r>
        <w:rPr>
          <w:sz w:val="26"/>
          <w:szCs w:val="26"/>
        </w:rPr>
        <w:fldChar w:fldCharType="begin"/>
      </w:r>
      <w:r>
        <w:rPr>
          <w:sz w:val="26"/>
          <w:szCs w:val="26"/>
        </w:rPr>
        <w:instrText xml:space="preserve"> PAGEREF _Toc10307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"_Toc2429" </w:instrText>
      </w:r>
      <w:r>
        <w:fldChar w:fldCharType="separate"/>
      </w:r>
      <w:r>
        <w:rPr>
          <w:i/>
          <w:iCs/>
          <w:sz w:val="26"/>
          <w:szCs w:val="26"/>
        </w:rPr>
        <w:t xml:space="preserve">Hình </w:t>
      </w:r>
      <w:r>
        <w:rPr>
          <w:sz w:val="26"/>
          <w:szCs w:val="26"/>
        </w:rPr>
        <w:t xml:space="preserve">6 </w:t>
      </w:r>
      <w:r>
        <w:rPr>
          <w:i/>
          <w:iCs/>
          <w:sz w:val="26"/>
          <w:szCs w:val="26"/>
        </w:rPr>
        <w:t>: Áp dụng BubbleSort</w:t>
      </w:r>
      <w:r>
        <w:rPr>
          <w:sz w:val="26"/>
          <w:szCs w:val="26"/>
        </w:rPr>
        <w:tab/>
      </w:r>
      <w:r>
        <w:rPr>
          <w:sz w:val="26"/>
          <w:szCs w:val="26"/>
        </w:rPr>
        <w:fldChar w:fldCharType="begin"/>
      </w:r>
      <w:r>
        <w:rPr>
          <w:sz w:val="26"/>
          <w:szCs w:val="26"/>
        </w:rPr>
        <w:instrText xml:space="preserve"> PAGEREF _Toc2429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"_Toc4808" </w:instrText>
      </w:r>
      <w:r>
        <w:fldChar w:fldCharType="separate"/>
      </w:r>
      <w:r>
        <w:rPr>
          <w:i/>
          <w:iCs/>
          <w:sz w:val="26"/>
          <w:szCs w:val="26"/>
        </w:rPr>
        <w:t xml:space="preserve">Hình </w:t>
      </w:r>
      <w:r>
        <w:rPr>
          <w:sz w:val="26"/>
          <w:szCs w:val="26"/>
        </w:rPr>
        <w:t xml:space="preserve">7 </w:t>
      </w:r>
      <w:r>
        <w:rPr>
          <w:i/>
          <w:iCs/>
          <w:sz w:val="26"/>
          <w:szCs w:val="26"/>
        </w:rPr>
        <w:t>: Các mã lệnh cần thiết</w:t>
      </w:r>
      <w:r>
        <w:rPr>
          <w:sz w:val="26"/>
          <w:szCs w:val="26"/>
        </w:rPr>
        <w:tab/>
      </w:r>
      <w:r>
        <w:rPr>
          <w:sz w:val="26"/>
          <w:szCs w:val="26"/>
        </w:rPr>
        <w:fldChar w:fldCharType="begin"/>
      </w:r>
      <w:r>
        <w:rPr>
          <w:sz w:val="26"/>
          <w:szCs w:val="26"/>
        </w:rPr>
        <w:instrText xml:space="preserve"> PAGEREF _Toc4808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"_Toc27927" </w:instrText>
      </w:r>
      <w:r>
        <w:fldChar w:fldCharType="separate"/>
      </w:r>
      <w:r>
        <w:rPr>
          <w:i/>
          <w:iCs/>
          <w:sz w:val="26"/>
          <w:szCs w:val="26"/>
        </w:rPr>
        <w:t xml:space="preserve">Hình </w:t>
      </w:r>
      <w:r>
        <w:rPr>
          <w:sz w:val="26"/>
          <w:szCs w:val="26"/>
        </w:rPr>
        <w:t xml:space="preserve">8 </w:t>
      </w:r>
      <w:r>
        <w:rPr>
          <w:i/>
          <w:iCs/>
          <w:sz w:val="26"/>
          <w:szCs w:val="26"/>
        </w:rPr>
        <w:t>: Áp dụng QuickSort</w:t>
      </w:r>
      <w:r>
        <w:rPr>
          <w:sz w:val="26"/>
          <w:szCs w:val="26"/>
        </w:rPr>
        <w:tab/>
      </w:r>
      <w:r>
        <w:rPr>
          <w:sz w:val="26"/>
          <w:szCs w:val="26"/>
        </w:rPr>
        <w:fldChar w:fldCharType="begin"/>
      </w:r>
      <w:r>
        <w:rPr>
          <w:sz w:val="26"/>
          <w:szCs w:val="26"/>
        </w:rPr>
        <w:instrText xml:space="preserve"> PAGEREF _Toc27927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"_Toc135" </w:instrText>
      </w:r>
      <w:r>
        <w:fldChar w:fldCharType="separate"/>
      </w:r>
      <w:r>
        <w:rPr>
          <w:i/>
          <w:iCs/>
          <w:sz w:val="26"/>
          <w:szCs w:val="26"/>
        </w:rPr>
        <w:t xml:space="preserve">Hình </w:t>
      </w:r>
      <w:r>
        <w:rPr>
          <w:sz w:val="26"/>
          <w:szCs w:val="26"/>
        </w:rPr>
        <w:t xml:space="preserve">9 </w:t>
      </w:r>
      <w:r>
        <w:rPr>
          <w:i/>
          <w:iCs/>
          <w:sz w:val="26"/>
          <w:szCs w:val="26"/>
        </w:rPr>
        <w:t>: Áp dụng HeapSort</w:t>
      </w:r>
      <w:r>
        <w:rPr>
          <w:sz w:val="26"/>
          <w:szCs w:val="26"/>
        </w:rPr>
        <w:tab/>
      </w:r>
      <w:r>
        <w:rPr>
          <w:sz w:val="26"/>
          <w:szCs w:val="26"/>
        </w:rPr>
        <w:fldChar w:fldCharType="begin"/>
      </w:r>
      <w:r>
        <w:rPr>
          <w:sz w:val="26"/>
          <w:szCs w:val="26"/>
        </w:rPr>
        <w:instrText xml:space="preserve"> PAGEREF _Toc135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"_Toc18860" </w:instrText>
      </w:r>
      <w:r>
        <w:fldChar w:fldCharType="separate"/>
      </w:r>
      <w:r>
        <w:rPr>
          <w:i/>
          <w:iCs/>
          <w:sz w:val="26"/>
          <w:szCs w:val="26"/>
        </w:rPr>
        <w:t xml:space="preserve">Hình </w:t>
      </w:r>
      <w:r>
        <w:rPr>
          <w:sz w:val="26"/>
          <w:szCs w:val="26"/>
        </w:rPr>
        <w:t xml:space="preserve">10 </w:t>
      </w:r>
      <w:r>
        <w:rPr>
          <w:i/>
          <w:iCs/>
          <w:sz w:val="26"/>
          <w:szCs w:val="26"/>
        </w:rPr>
        <w:t>: Mã lệnh tích hợp HeapSort</w:t>
      </w:r>
      <w:r>
        <w:rPr>
          <w:sz w:val="26"/>
          <w:szCs w:val="26"/>
        </w:rPr>
        <w:tab/>
      </w:r>
      <w:r>
        <w:rPr>
          <w:sz w:val="26"/>
          <w:szCs w:val="26"/>
        </w:rPr>
        <w:fldChar w:fldCharType="begin"/>
      </w:r>
      <w:r>
        <w:rPr>
          <w:sz w:val="26"/>
          <w:szCs w:val="26"/>
        </w:rPr>
        <w:instrText xml:space="preserve"> PAGEREF _Toc18860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"_Toc14994" </w:instrText>
      </w:r>
      <w:r>
        <w:fldChar w:fldCharType="separate"/>
      </w:r>
      <w:r>
        <w:rPr>
          <w:i/>
          <w:iCs/>
          <w:sz w:val="26"/>
          <w:szCs w:val="26"/>
        </w:rPr>
        <w:t xml:space="preserve">Hình </w:t>
      </w:r>
      <w:r>
        <w:rPr>
          <w:sz w:val="26"/>
          <w:szCs w:val="26"/>
        </w:rPr>
        <w:t xml:space="preserve">11 </w:t>
      </w:r>
      <w:r>
        <w:rPr>
          <w:i/>
          <w:iCs/>
          <w:sz w:val="26"/>
          <w:szCs w:val="26"/>
        </w:rPr>
        <w:t>: Khai báo ỏ hàm main</w:t>
      </w:r>
      <w:r>
        <w:rPr>
          <w:sz w:val="26"/>
          <w:szCs w:val="26"/>
        </w:rPr>
        <w:tab/>
      </w:r>
      <w:r>
        <w:rPr>
          <w:sz w:val="26"/>
          <w:szCs w:val="26"/>
        </w:rPr>
        <w:fldChar w:fldCharType="begin"/>
      </w:r>
      <w:r>
        <w:rPr>
          <w:sz w:val="26"/>
          <w:szCs w:val="26"/>
        </w:rPr>
        <w:instrText xml:space="preserve"> PAGEREF _Toc14994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"_Toc3199" </w:instrText>
      </w:r>
      <w:r>
        <w:fldChar w:fldCharType="separate"/>
      </w:r>
      <w:r>
        <w:rPr>
          <w:i/>
          <w:iCs/>
          <w:sz w:val="26"/>
          <w:szCs w:val="26"/>
        </w:rPr>
        <w:t xml:space="preserve">Hình </w:t>
      </w:r>
      <w:r>
        <w:rPr>
          <w:sz w:val="26"/>
          <w:szCs w:val="26"/>
        </w:rPr>
        <w:t xml:space="preserve">12 </w:t>
      </w:r>
      <w:r>
        <w:rPr>
          <w:i/>
          <w:iCs/>
          <w:sz w:val="26"/>
          <w:szCs w:val="26"/>
        </w:rPr>
        <w:t>: Kết thúc hàm main</w:t>
      </w:r>
      <w:r>
        <w:rPr>
          <w:sz w:val="26"/>
          <w:szCs w:val="26"/>
        </w:rPr>
        <w:tab/>
      </w:r>
      <w:r>
        <w:rPr>
          <w:sz w:val="26"/>
          <w:szCs w:val="26"/>
        </w:rPr>
        <w:fldChar w:fldCharType="begin"/>
      </w:r>
      <w:r>
        <w:rPr>
          <w:sz w:val="26"/>
          <w:szCs w:val="26"/>
        </w:rPr>
        <w:instrText xml:space="preserve"> PAGEREF _Toc3199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"_Toc20720" </w:instrText>
      </w:r>
      <w:r>
        <w:fldChar w:fldCharType="separate"/>
      </w:r>
      <w:r>
        <w:rPr>
          <w:i/>
          <w:iCs/>
          <w:sz w:val="26"/>
          <w:szCs w:val="26"/>
        </w:rPr>
        <w:t xml:space="preserve">Hình </w:t>
      </w:r>
      <w:r>
        <w:rPr>
          <w:sz w:val="26"/>
          <w:szCs w:val="26"/>
        </w:rPr>
        <w:t xml:space="preserve">13 </w:t>
      </w:r>
      <w:r>
        <w:rPr>
          <w:i/>
          <w:iCs/>
          <w:sz w:val="26"/>
          <w:szCs w:val="26"/>
        </w:rPr>
        <w:t>: Danh sách trước khi sắp xếp</w:t>
      </w:r>
      <w:r>
        <w:rPr>
          <w:sz w:val="26"/>
          <w:szCs w:val="26"/>
        </w:rPr>
        <w:tab/>
      </w:r>
      <w:r>
        <w:rPr>
          <w:sz w:val="26"/>
          <w:szCs w:val="26"/>
        </w:rPr>
        <w:fldChar w:fldCharType="begin"/>
      </w:r>
      <w:r>
        <w:rPr>
          <w:sz w:val="26"/>
          <w:szCs w:val="26"/>
        </w:rPr>
        <w:instrText xml:space="preserve"> PAGEREF _Toc20720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"_Toc17267" </w:instrText>
      </w:r>
      <w:r>
        <w:fldChar w:fldCharType="separate"/>
      </w:r>
      <w:r>
        <w:rPr>
          <w:i/>
          <w:iCs/>
          <w:sz w:val="26"/>
          <w:szCs w:val="26"/>
        </w:rPr>
        <w:t xml:space="preserve">Hình </w:t>
      </w:r>
      <w:r>
        <w:rPr>
          <w:sz w:val="26"/>
          <w:szCs w:val="26"/>
        </w:rPr>
        <w:t xml:space="preserve">14 </w:t>
      </w:r>
      <w:r>
        <w:rPr>
          <w:i/>
          <w:iCs/>
          <w:sz w:val="26"/>
          <w:szCs w:val="26"/>
        </w:rPr>
        <w:t>: Sắp xếp theo thuật toán BubbleSort</w:t>
      </w:r>
      <w:r>
        <w:rPr>
          <w:sz w:val="26"/>
          <w:szCs w:val="26"/>
        </w:rPr>
        <w:tab/>
      </w:r>
      <w:r>
        <w:rPr>
          <w:sz w:val="26"/>
          <w:szCs w:val="26"/>
        </w:rPr>
        <w:fldChar w:fldCharType="begin"/>
      </w:r>
      <w:r>
        <w:rPr>
          <w:sz w:val="26"/>
          <w:szCs w:val="26"/>
        </w:rPr>
        <w:instrText xml:space="preserve"> PAGEREF _Toc17267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"_Toc11075" </w:instrText>
      </w:r>
      <w:r>
        <w:fldChar w:fldCharType="separate"/>
      </w:r>
      <w:r>
        <w:rPr>
          <w:i/>
          <w:iCs/>
          <w:sz w:val="26"/>
          <w:szCs w:val="26"/>
        </w:rPr>
        <w:t xml:space="preserve">Hình </w:t>
      </w:r>
      <w:r>
        <w:rPr>
          <w:sz w:val="26"/>
          <w:szCs w:val="26"/>
        </w:rPr>
        <w:t xml:space="preserve">15 </w:t>
      </w:r>
      <w:r>
        <w:rPr>
          <w:i/>
          <w:iCs/>
          <w:sz w:val="26"/>
          <w:szCs w:val="26"/>
        </w:rPr>
        <w:t>: Sắp xếp theo thuật toán QuickSort</w:t>
      </w:r>
      <w:r>
        <w:rPr>
          <w:sz w:val="26"/>
          <w:szCs w:val="26"/>
        </w:rPr>
        <w:tab/>
      </w:r>
      <w:r>
        <w:rPr>
          <w:sz w:val="26"/>
          <w:szCs w:val="26"/>
        </w:rPr>
        <w:fldChar w:fldCharType="begin"/>
      </w:r>
      <w:r>
        <w:rPr>
          <w:sz w:val="26"/>
          <w:szCs w:val="26"/>
        </w:rPr>
        <w:instrText xml:space="preserve"> PAGEREF _Toc11075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5"/>
        <w:tabs>
          <w:tab w:val="right" w:leader="dot" w:pos="8788"/>
        </w:tabs>
        <w:spacing w:line="360" w:lineRule="auto"/>
        <w:ind w:left="960" w:hanging="480"/>
        <w:jc w:val="both"/>
        <w:rPr>
          <w:sz w:val="26"/>
          <w:szCs w:val="26"/>
        </w:rPr>
      </w:pPr>
      <w:r>
        <w:fldChar w:fldCharType="begin"/>
      </w:r>
      <w:r>
        <w:instrText xml:space="preserve"> HYPERLINK \l "_Toc21201" </w:instrText>
      </w:r>
      <w:r>
        <w:fldChar w:fldCharType="separate"/>
      </w:r>
      <w:r>
        <w:rPr>
          <w:i/>
          <w:iCs/>
          <w:sz w:val="26"/>
          <w:szCs w:val="26"/>
        </w:rPr>
        <w:t xml:space="preserve">Hình </w:t>
      </w:r>
      <w:r>
        <w:rPr>
          <w:sz w:val="26"/>
          <w:szCs w:val="26"/>
        </w:rPr>
        <w:t xml:space="preserve">16 </w:t>
      </w:r>
      <w:r>
        <w:rPr>
          <w:i/>
          <w:iCs/>
          <w:sz w:val="26"/>
          <w:szCs w:val="26"/>
        </w:rPr>
        <w:t xml:space="preserve"> Sắp cếp theo thuật toán HeapSort</w:t>
      </w:r>
      <w:r>
        <w:rPr>
          <w:sz w:val="26"/>
          <w:szCs w:val="26"/>
        </w:rPr>
        <w:tab/>
      </w:r>
      <w:r>
        <w:rPr>
          <w:sz w:val="26"/>
          <w:szCs w:val="26"/>
        </w:rPr>
        <w:fldChar w:fldCharType="begin"/>
      </w:r>
      <w:r>
        <w:rPr>
          <w:sz w:val="26"/>
          <w:szCs w:val="26"/>
        </w:rPr>
        <w:instrText xml:space="preserve"> PAGEREF _Toc21201 \h </w:instrText>
      </w:r>
      <w:r>
        <w:rPr>
          <w:sz w:val="26"/>
          <w:szCs w:val="26"/>
        </w:rPr>
        <w:fldChar w:fldCharType="separate"/>
      </w:r>
      <w:r>
        <w:rPr>
          <w:sz w:val="26"/>
          <w:szCs w:val="26"/>
        </w:rPr>
        <w:t>27</w:t>
      </w:r>
      <w:r>
        <w:rPr>
          <w:sz w:val="26"/>
          <w:szCs w:val="26"/>
        </w:rPr>
        <w:fldChar w:fldCharType="end"/>
      </w:r>
      <w:r>
        <w:rPr>
          <w:sz w:val="26"/>
          <w:szCs w:val="26"/>
        </w:rPr>
        <w:fldChar w:fldCharType="end"/>
      </w:r>
    </w:p>
    <w:p>
      <w:pPr>
        <w:spacing w:after="200" w:line="360" w:lineRule="auto"/>
        <w:jc w:val="both"/>
        <w:rPr>
          <w:b/>
          <w:bCs/>
          <w:sz w:val="26"/>
          <w:szCs w:val="26"/>
        </w:rPr>
      </w:pPr>
      <w:r>
        <w:rPr>
          <w:bCs/>
          <w:sz w:val="26"/>
          <w:szCs w:val="26"/>
        </w:rPr>
        <w:fldChar w:fldCharType="end"/>
      </w:r>
    </w:p>
    <w:p>
      <w:pPr>
        <w:pStyle w:val="2"/>
        <w:numPr>
          <w:ilvl w:val="0"/>
          <w:numId w:val="0"/>
        </w:numPr>
        <w:spacing w:line="360" w:lineRule="auto"/>
      </w:pPr>
      <w:r>
        <w:br w:type="page"/>
      </w:r>
      <w:bookmarkStart w:id="6" w:name="_Toc24883"/>
      <w:bookmarkStart w:id="7" w:name="_Toc1429"/>
      <w:r>
        <w:t>TÓM TẮT NIÊN LUẬN/ĐỒ ÁN CƠ SỞ NGÀNH/ĐỒ ÁN CHUYÊN NGÀNH</w:t>
      </w:r>
      <w:bookmarkEnd w:id="6"/>
      <w:bookmarkEnd w:id="7"/>
    </w:p>
    <w:p>
      <w:pPr>
        <w:spacing w:after="200" w:line="360" w:lineRule="auto"/>
        <w:rPr>
          <w:b/>
          <w:bCs/>
          <w:sz w:val="26"/>
          <w:szCs w:val="26"/>
        </w:rPr>
      </w:pPr>
      <w:r>
        <w:rPr>
          <w:b/>
          <w:bCs/>
          <w:sz w:val="26"/>
          <w:szCs w:val="26"/>
        </w:rPr>
        <w:t>Tóm tắt:</w:t>
      </w:r>
    </w:p>
    <w:p>
      <w:pPr>
        <w:numPr>
          <w:ilvl w:val="0"/>
          <w:numId w:val="2"/>
        </w:numPr>
        <w:spacing w:line="360" w:lineRule="auto"/>
        <w:rPr>
          <w:sz w:val="26"/>
          <w:szCs w:val="26"/>
        </w:rPr>
      </w:pPr>
      <w:r>
        <w:rPr>
          <w:sz w:val="26"/>
          <w:szCs w:val="26"/>
        </w:rPr>
        <w:t>Nghiên cứu về các thuật toán sắp xếp như: QuickSort, HeapSort, BubbleSort,……</w:t>
      </w:r>
    </w:p>
    <w:p>
      <w:pPr>
        <w:numPr>
          <w:ilvl w:val="0"/>
          <w:numId w:val="2"/>
        </w:numPr>
        <w:spacing w:line="360" w:lineRule="auto"/>
        <w:rPr>
          <w:sz w:val="26"/>
          <w:szCs w:val="26"/>
        </w:rPr>
      </w:pPr>
      <w:r>
        <w:rPr>
          <w:sz w:val="26"/>
          <w:szCs w:val="26"/>
        </w:rPr>
        <w:t>Áp dụng các thuật toán vào danh sách liên kết đơn</w:t>
      </w:r>
    </w:p>
    <w:p>
      <w:pPr>
        <w:spacing w:after="200" w:line="360" w:lineRule="auto"/>
        <w:rPr>
          <w:b/>
          <w:bCs/>
          <w:sz w:val="26"/>
          <w:szCs w:val="26"/>
        </w:rPr>
      </w:pPr>
      <w:r>
        <w:rPr>
          <w:b/>
          <w:bCs/>
          <w:sz w:val="26"/>
          <w:szCs w:val="26"/>
        </w:rPr>
        <w:t>Cách giải quyết:</w:t>
      </w:r>
    </w:p>
    <w:p>
      <w:pPr>
        <w:pStyle w:val="19"/>
        <w:numPr>
          <w:ilvl w:val="0"/>
          <w:numId w:val="2"/>
        </w:numPr>
        <w:spacing w:after="200" w:line="360" w:lineRule="auto"/>
        <w:jc w:val="both"/>
        <w:rPr>
          <w:sz w:val="26"/>
          <w:szCs w:val="26"/>
        </w:rPr>
      </w:pPr>
      <w:r>
        <w:rPr>
          <w:sz w:val="26"/>
          <w:szCs w:val="26"/>
        </w:rPr>
        <w:t>Sử dụng ngôn ngữ C++</w:t>
      </w:r>
    </w:p>
    <w:p>
      <w:pPr>
        <w:pStyle w:val="19"/>
        <w:numPr>
          <w:ilvl w:val="0"/>
          <w:numId w:val="2"/>
        </w:numPr>
        <w:spacing w:after="200" w:line="360" w:lineRule="auto"/>
        <w:jc w:val="both"/>
        <w:rPr>
          <w:sz w:val="26"/>
          <w:szCs w:val="26"/>
        </w:rPr>
      </w:pPr>
      <w:r>
        <w:rPr>
          <w:sz w:val="26"/>
          <w:szCs w:val="26"/>
        </w:rPr>
        <w:t>Áp dụng thuât toán vào danh sách liên kết đơn</w:t>
      </w:r>
    </w:p>
    <w:p>
      <w:pPr>
        <w:spacing w:after="200" w:line="360" w:lineRule="auto"/>
        <w:rPr>
          <w:b/>
          <w:bCs/>
          <w:sz w:val="26"/>
          <w:szCs w:val="26"/>
        </w:rPr>
      </w:pPr>
      <w:r>
        <w:rPr>
          <w:b/>
          <w:bCs/>
          <w:sz w:val="26"/>
          <w:szCs w:val="26"/>
        </w:rPr>
        <w:t>Kết quã đạt được</w:t>
      </w:r>
    </w:p>
    <w:p>
      <w:pPr>
        <w:pStyle w:val="19"/>
        <w:numPr>
          <w:ilvl w:val="0"/>
          <w:numId w:val="2"/>
        </w:numPr>
        <w:spacing w:after="200" w:line="360" w:lineRule="auto"/>
        <w:rPr>
          <w:b/>
          <w:bCs/>
          <w:sz w:val="26"/>
          <w:szCs w:val="26"/>
        </w:rPr>
      </w:pPr>
      <w:r>
        <w:rPr>
          <w:sz w:val="26"/>
          <w:szCs w:val="26"/>
        </w:rPr>
        <w:t xml:space="preserve">Thuật toán chạy dược và kết quả thực hiện từng bước của phương pháp sắp xếp </w:t>
      </w:r>
    </w:p>
    <w:p>
      <w:pPr>
        <w:pStyle w:val="19"/>
        <w:numPr>
          <w:ilvl w:val="0"/>
          <w:numId w:val="2"/>
        </w:numPr>
        <w:spacing w:after="200" w:line="360" w:lineRule="auto"/>
        <w:rPr>
          <w:sz w:val="26"/>
          <w:szCs w:val="26"/>
        </w:rPr>
      </w:pPr>
      <w:r>
        <w:rPr>
          <w:sz w:val="26"/>
          <w:szCs w:val="26"/>
        </w:rPr>
        <w:t>Ấp dụng vào danh sách liên kết đơn chạy và chọn từng chương trình</w:t>
      </w:r>
    </w:p>
    <w:p>
      <w:pPr>
        <w:pStyle w:val="2"/>
        <w:numPr>
          <w:ilvl w:val="0"/>
          <w:numId w:val="0"/>
        </w:numPr>
        <w:spacing w:line="360" w:lineRule="auto"/>
        <w:ind w:left="432" w:hanging="432"/>
        <w:rPr>
          <w:lang w:val="pt-BR"/>
        </w:rPr>
      </w:pPr>
      <w:r>
        <w:rPr>
          <w:lang w:val="pt-BR"/>
        </w:rPr>
        <w:br w:type="page"/>
      </w:r>
      <w:bookmarkStart w:id="8" w:name="_Toc2524"/>
      <w:bookmarkStart w:id="9" w:name="_Toc32766"/>
      <w:r>
        <w:rPr>
          <w:lang w:val="pt-BR"/>
        </w:rPr>
        <w:t>MỞ ĐẦU</w:t>
      </w:r>
      <w:bookmarkEnd w:id="8"/>
      <w:bookmarkEnd w:id="9"/>
    </w:p>
    <w:p>
      <w:pPr>
        <w:spacing w:after="200" w:line="360" w:lineRule="auto"/>
        <w:rPr>
          <w:b/>
          <w:bCs/>
          <w:sz w:val="26"/>
          <w:szCs w:val="26"/>
          <w:lang w:val="pt-BR"/>
        </w:rPr>
      </w:pPr>
      <w:r>
        <w:rPr>
          <w:b/>
          <w:bCs/>
          <w:sz w:val="26"/>
          <w:szCs w:val="26"/>
          <w:lang w:val="pt-BR"/>
        </w:rPr>
        <w:t>Lý do chọn đề tài:</w:t>
      </w:r>
    </w:p>
    <w:p>
      <w:pPr>
        <w:pStyle w:val="19"/>
        <w:numPr>
          <w:ilvl w:val="0"/>
          <w:numId w:val="3"/>
        </w:numPr>
        <w:spacing w:after="200" w:line="360" w:lineRule="auto"/>
        <w:rPr>
          <w:sz w:val="26"/>
          <w:szCs w:val="26"/>
          <w:lang w:val="pt-BR"/>
        </w:rPr>
      </w:pPr>
      <w:r>
        <w:rPr>
          <w:sz w:val="26"/>
          <w:szCs w:val="26"/>
          <w:lang w:val="pt-BR"/>
        </w:rPr>
        <w:t>Muốn tìm hiều chuyên sâu và nghiên cứu về danh sách liên kết đơn và các thuật toán sắp xếp</w:t>
      </w:r>
    </w:p>
    <w:p>
      <w:pPr>
        <w:spacing w:after="200" w:line="360" w:lineRule="auto"/>
        <w:rPr>
          <w:b/>
          <w:bCs/>
          <w:sz w:val="26"/>
          <w:szCs w:val="26"/>
        </w:rPr>
      </w:pPr>
      <w:r>
        <w:rPr>
          <w:b/>
          <w:bCs/>
          <w:sz w:val="26"/>
          <w:szCs w:val="26"/>
        </w:rPr>
        <w:t>Mục đích:</w:t>
      </w:r>
    </w:p>
    <w:p>
      <w:pPr>
        <w:pStyle w:val="19"/>
        <w:numPr>
          <w:ilvl w:val="0"/>
          <w:numId w:val="3"/>
        </w:numPr>
        <w:spacing w:after="200" w:line="360" w:lineRule="auto"/>
        <w:rPr>
          <w:sz w:val="26"/>
          <w:szCs w:val="26"/>
        </w:rPr>
      </w:pPr>
      <w:r>
        <w:rPr>
          <w:sz w:val="26"/>
          <w:szCs w:val="26"/>
        </w:rPr>
        <w:t>Thực hiện được các phương pháp sắp xếp vào danh sách liên kết đơn</w:t>
      </w:r>
    </w:p>
    <w:p>
      <w:pPr>
        <w:spacing w:after="200" w:line="360" w:lineRule="auto"/>
        <w:rPr>
          <w:b/>
          <w:bCs/>
          <w:sz w:val="26"/>
          <w:szCs w:val="26"/>
        </w:rPr>
      </w:pPr>
      <w:r>
        <w:rPr>
          <w:b/>
          <w:bCs/>
          <w:sz w:val="26"/>
          <w:szCs w:val="26"/>
        </w:rPr>
        <w:t>Đối tượng và phạm vi nghiên cứu:</w:t>
      </w:r>
    </w:p>
    <w:p>
      <w:pPr>
        <w:pStyle w:val="19"/>
        <w:numPr>
          <w:ilvl w:val="0"/>
          <w:numId w:val="4"/>
        </w:numPr>
        <w:spacing w:before="120" w:after="120" w:line="360" w:lineRule="auto"/>
        <w:jc w:val="both"/>
        <w:rPr>
          <w:bCs/>
          <w:sz w:val="26"/>
          <w:szCs w:val="26"/>
          <w:lang w:val="vi-VN"/>
        </w:rPr>
      </w:pPr>
      <w:r>
        <w:rPr>
          <w:bCs/>
          <w:sz w:val="26"/>
          <w:szCs w:val="26"/>
          <w:lang w:val="vi-VN"/>
        </w:rPr>
        <w:t xml:space="preserve">Nghiên cứu lý thuyết: Tìm các thuật toán sắp xếp </w:t>
      </w:r>
    </w:p>
    <w:p>
      <w:pPr>
        <w:pStyle w:val="19"/>
        <w:numPr>
          <w:ilvl w:val="0"/>
          <w:numId w:val="4"/>
        </w:numPr>
        <w:spacing w:before="120" w:after="120" w:line="360" w:lineRule="auto"/>
        <w:jc w:val="both"/>
        <w:rPr>
          <w:bCs/>
          <w:sz w:val="26"/>
          <w:szCs w:val="26"/>
          <w:lang w:val="vi-VN"/>
        </w:rPr>
      </w:pPr>
      <w:r>
        <w:rPr>
          <w:bCs/>
          <w:sz w:val="26"/>
          <w:szCs w:val="26"/>
          <w:lang w:val="vi-VN"/>
        </w:rPr>
        <w:t xml:space="preserve">Nghiên cứu thực nghiệm: Xây dựng chương trình demo </w:t>
      </w:r>
    </w:p>
    <w:p>
      <w:pPr>
        <w:pStyle w:val="19"/>
        <w:spacing w:after="200" w:line="360" w:lineRule="auto"/>
        <w:ind w:left="0"/>
        <w:rPr>
          <w:b/>
          <w:bCs/>
          <w:sz w:val="26"/>
          <w:szCs w:val="26"/>
          <w:lang w:val="vi-VN"/>
        </w:rPr>
      </w:pPr>
    </w:p>
    <w:p>
      <w:pPr>
        <w:pStyle w:val="2"/>
        <w:numPr>
          <w:ilvl w:val="0"/>
          <w:numId w:val="0"/>
        </w:numPr>
        <w:spacing w:line="360" w:lineRule="auto"/>
        <w:ind w:left="432" w:hanging="432"/>
        <w:rPr>
          <w:lang w:val="vi-VN"/>
        </w:rPr>
      </w:pPr>
      <w:r>
        <w:rPr>
          <w:lang w:val="vi-VN"/>
        </w:rPr>
        <w:br w:type="page"/>
      </w:r>
      <w:bookmarkStart w:id="10" w:name="_Toc27903"/>
      <w:bookmarkStart w:id="11" w:name="_Toc23115"/>
      <w:r>
        <w:rPr>
          <w:lang w:val="vi-VN"/>
        </w:rPr>
        <w:t>CHƯƠNG 1: TỔNG QUAN</w:t>
      </w:r>
      <w:bookmarkEnd w:id="10"/>
      <w:bookmarkEnd w:id="11"/>
    </w:p>
    <w:p>
      <w:pPr>
        <w:spacing w:line="360" w:lineRule="auto"/>
        <w:ind w:firstLine="720"/>
        <w:jc w:val="both"/>
        <w:rPr>
          <w:sz w:val="26"/>
          <w:szCs w:val="26"/>
          <w:lang w:val="vi-VN"/>
        </w:rPr>
      </w:pPr>
      <w:r>
        <w:rPr>
          <w:sz w:val="26"/>
          <w:szCs w:val="26"/>
          <w:lang w:val="vi-VN"/>
        </w:rPr>
        <w:t>Danh sách liên kết đơn (Singly Linked List) là một cấu trúc dữ liệu linh hoạt, bao gồm một chuỗi các nút, mỗi nút chứa dữ liệu và một liên kết đến nút tiếp theo. Sắp xếp danh sách liên kết đơn là một nhiệm vụ quan trọng và thách thức, bởi vì nó khác biệt so với sắp xếp mảng do tính chất của các liên kết giữa các nút.</w:t>
      </w:r>
    </w:p>
    <w:p>
      <w:pPr>
        <w:spacing w:line="360" w:lineRule="auto"/>
        <w:ind w:firstLine="720"/>
        <w:jc w:val="both"/>
        <w:rPr>
          <w:sz w:val="26"/>
          <w:szCs w:val="26"/>
          <w:lang w:val="vi-VN"/>
        </w:rPr>
      </w:pPr>
      <w:r>
        <w:rPr>
          <w:sz w:val="26"/>
          <w:szCs w:val="26"/>
          <w:lang w:val="vi-VN"/>
        </w:rPr>
        <w:t>Ứng dụng các phương pháp sắp xếp trên danh sách liên kết đơn (singly linked list) là một chủ đề quan trọng trong lĩnh vực cấu trúc dữ liệu và thuật toán. Trong một danh sách liên kết đơn, mỗi nút chứa dữ liệu và một liên kết (thường là một con trỏ) đến nút tiếp theo trong danh sách. Việc sắp xếp một danh sách liên kết đơn đòi hỏi các phương pháp tiếp cận khác biệt so với sắp xếp mảng hay danh sách.</w:t>
      </w:r>
    </w:p>
    <w:p>
      <w:pPr>
        <w:spacing w:line="360" w:lineRule="auto"/>
        <w:ind w:firstLine="720"/>
        <w:jc w:val="both"/>
        <w:rPr>
          <w:sz w:val="26"/>
          <w:szCs w:val="26"/>
          <w:lang w:val="vi-VN"/>
        </w:rPr>
      </w:pPr>
      <w:r>
        <w:rPr>
          <w:sz w:val="26"/>
          <w:szCs w:val="26"/>
          <w:lang w:val="vi-VN"/>
        </w:rPr>
        <w:t>Đây là một chuỗi các "nút" (nodes), trong đó mỗi nút chứa dữ liệu và một liên kết (thường là một con trỏ) đến nút tiếp theo trong chuỗi.</w:t>
      </w:r>
    </w:p>
    <w:p>
      <w:pPr>
        <w:spacing w:line="360" w:lineRule="auto"/>
        <w:jc w:val="both"/>
        <w:rPr>
          <w:b/>
          <w:bCs/>
          <w:sz w:val="26"/>
          <w:szCs w:val="26"/>
          <w:lang w:val="vi-VN"/>
        </w:rPr>
      </w:pPr>
      <w:r>
        <w:rPr>
          <w:b/>
          <w:bCs/>
          <w:sz w:val="26"/>
          <w:szCs w:val="26"/>
          <w:lang w:val="vi-VN"/>
        </w:rPr>
        <w:t>Danh Sách Liên Kết Đơn</w:t>
      </w:r>
    </w:p>
    <w:p>
      <w:pPr>
        <w:spacing w:line="360" w:lineRule="auto"/>
        <w:jc w:val="both"/>
        <w:rPr>
          <w:sz w:val="26"/>
          <w:szCs w:val="26"/>
          <w:lang w:val="vi-VN"/>
        </w:rPr>
      </w:pPr>
      <w:r>
        <w:rPr>
          <w:sz w:val="26"/>
          <w:szCs w:val="26"/>
          <w:lang w:val="vi-VN"/>
        </w:rPr>
        <w:t>Cấu Trúc: Mỗi nút trong danh sách liên kết đơn chứa dữ liệu và một liên kết đến nút tiếp theo. Danh sách kết thúc bằng một nút liên kết đến null.</w:t>
      </w:r>
    </w:p>
    <w:p>
      <w:pPr>
        <w:spacing w:line="360" w:lineRule="auto"/>
        <w:jc w:val="both"/>
        <w:rPr>
          <w:sz w:val="26"/>
          <w:szCs w:val="26"/>
          <w:lang w:val="vi-VN"/>
        </w:rPr>
      </w:pPr>
      <w:r>
        <w:rPr>
          <w:sz w:val="26"/>
          <w:szCs w:val="26"/>
          <w:lang w:val="vi-VN"/>
        </w:rPr>
        <w:t>Ưu Điểm: Linh hoạt trong quản lý bộ nhớ, hiệu quả trong việc chèn và xóa các nút.</w:t>
      </w:r>
    </w:p>
    <w:p>
      <w:pPr>
        <w:spacing w:line="360" w:lineRule="auto"/>
        <w:jc w:val="both"/>
        <w:rPr>
          <w:sz w:val="26"/>
          <w:szCs w:val="26"/>
          <w:lang w:val="vi-VN"/>
        </w:rPr>
      </w:pPr>
      <w:r>
        <w:rPr>
          <w:sz w:val="26"/>
          <w:szCs w:val="26"/>
          <w:lang w:val="vi-VN"/>
        </w:rPr>
        <w:t>Nhược Điểm: Truy cập tuần tự, không hỗ trợ truy cập ngẫu nhiên nhanh như mảng.</w:t>
      </w:r>
    </w:p>
    <w:p>
      <w:pPr>
        <w:spacing w:line="360" w:lineRule="auto"/>
        <w:jc w:val="both"/>
        <w:rPr>
          <w:sz w:val="26"/>
          <w:szCs w:val="26"/>
        </w:rPr>
      </w:pPr>
      <w:r>
        <w:rPr>
          <w:sz w:val="26"/>
          <w:szCs w:val="26"/>
        </w:rPr>
        <w:t>Phương Pháp Sắp Xếp</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79110" cy="3138170"/>
            <wp:effectExtent l="0" t="0" r="8890" b="11430"/>
            <wp:docPr id="23" name="Picture 23" descr="sap-xep-C_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p-xep-C_C-1"/>
                    <pic:cNvPicPr>
                      <a:picLocks noChangeAspect="1"/>
                    </pic:cNvPicPr>
                  </pic:nvPicPr>
                  <pic:blipFill>
                    <a:blip r:embed="rId7"/>
                    <a:stretch>
                      <a:fillRect/>
                    </a:stretch>
                  </pic:blipFill>
                  <pic:spPr>
                    <a:xfrm>
                      <a:off x="0" y="0"/>
                      <a:ext cx="5579110" cy="313817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bookmarkStart w:id="12" w:name="_Toc32335"/>
      <w:r>
        <w:rPr>
          <w:rFonts w:ascii="Times New Roman" w:hAnsi="Times New Roman" w:cs="Times New Roman"/>
          <w:i/>
          <w:iCs/>
          <w:sz w:val="26"/>
          <w:szCs w:val="26"/>
        </w:rPr>
        <w:t>: Tổng hợp các thuật toán sắp xếp</w:t>
      </w:r>
      <w:bookmarkEnd w:id="12"/>
    </w:p>
    <w:p>
      <w:pPr>
        <w:spacing w:line="360" w:lineRule="auto"/>
      </w:pPr>
    </w:p>
    <w:p>
      <w:pPr>
        <w:spacing w:line="360" w:lineRule="auto"/>
        <w:jc w:val="both"/>
        <w:rPr>
          <w:sz w:val="26"/>
          <w:szCs w:val="26"/>
        </w:rPr>
      </w:pPr>
      <w:r>
        <w:rPr>
          <w:b/>
          <w:bCs/>
          <w:sz w:val="26"/>
          <w:szCs w:val="26"/>
        </w:rPr>
        <w:t>Sắp Xếp Chèn (Insertion Sort):</w:t>
      </w:r>
    </w:p>
    <w:p>
      <w:pPr>
        <w:numPr>
          <w:ilvl w:val="0"/>
          <w:numId w:val="5"/>
        </w:numPr>
        <w:spacing w:line="360" w:lineRule="auto"/>
        <w:jc w:val="both"/>
        <w:rPr>
          <w:sz w:val="26"/>
          <w:szCs w:val="26"/>
        </w:rPr>
      </w:pPr>
      <w:r>
        <w:rPr>
          <w:sz w:val="26"/>
          <w:szCs w:val="26"/>
        </w:rPr>
        <w:t>Mô tả: Chèn từng nút vào vị trí thích hợp trong danh sách đã sắp xếp.</w:t>
      </w:r>
    </w:p>
    <w:p>
      <w:pPr>
        <w:numPr>
          <w:ilvl w:val="0"/>
          <w:numId w:val="5"/>
        </w:numPr>
        <w:spacing w:line="360" w:lineRule="auto"/>
        <w:jc w:val="both"/>
        <w:rPr>
          <w:b/>
          <w:bCs/>
          <w:sz w:val="26"/>
          <w:szCs w:val="26"/>
        </w:rPr>
      </w:pPr>
      <w:r>
        <w:rPr>
          <w:sz w:val="26"/>
          <w:szCs w:val="26"/>
        </w:rPr>
        <w:t>Hiệu quả: Tốt với danh sách nhỏ, nhưng không hiệu quả với danh sách lớn.</w:t>
      </w:r>
    </w:p>
    <w:p>
      <w:pPr>
        <w:spacing w:line="360" w:lineRule="auto"/>
        <w:jc w:val="both"/>
        <w:rPr>
          <w:sz w:val="26"/>
          <w:szCs w:val="26"/>
        </w:rPr>
      </w:pPr>
      <w:r>
        <w:rPr>
          <w:b/>
          <w:bCs/>
          <w:sz w:val="26"/>
          <w:szCs w:val="26"/>
        </w:rPr>
        <w:t>Sắp Xếp Chọn (Selection Sort):</w:t>
      </w:r>
    </w:p>
    <w:p>
      <w:pPr>
        <w:numPr>
          <w:ilvl w:val="0"/>
          <w:numId w:val="5"/>
        </w:numPr>
        <w:spacing w:line="360" w:lineRule="auto"/>
        <w:jc w:val="both"/>
        <w:rPr>
          <w:sz w:val="26"/>
          <w:szCs w:val="26"/>
        </w:rPr>
      </w:pPr>
      <w:r>
        <w:rPr>
          <w:sz w:val="26"/>
          <w:szCs w:val="26"/>
        </w:rPr>
        <w:t>Mô tả: Tìm nút nhỏ nhất trong phần chưa sắp xếp và chuyển nó lên đầu danh sách.</w:t>
      </w:r>
    </w:p>
    <w:p>
      <w:pPr>
        <w:numPr>
          <w:ilvl w:val="0"/>
          <w:numId w:val="5"/>
        </w:numPr>
        <w:spacing w:line="360" w:lineRule="auto"/>
        <w:jc w:val="both"/>
        <w:rPr>
          <w:sz w:val="26"/>
          <w:szCs w:val="26"/>
        </w:rPr>
      </w:pPr>
      <w:r>
        <w:rPr>
          <w:sz w:val="26"/>
          <w:szCs w:val="26"/>
        </w:rPr>
        <w:t>Hiệu quả: Đơn giản nhưng không hiệu quả với danh sách lớn.</w:t>
      </w:r>
    </w:p>
    <w:p>
      <w:pPr>
        <w:spacing w:line="360" w:lineRule="auto"/>
        <w:jc w:val="both"/>
        <w:rPr>
          <w:sz w:val="26"/>
          <w:szCs w:val="26"/>
        </w:rPr>
      </w:pPr>
      <w:r>
        <w:rPr>
          <w:b/>
          <w:bCs/>
          <w:sz w:val="26"/>
          <w:szCs w:val="26"/>
        </w:rPr>
        <w:t>Sắp Xếp Nổi Bọt (Bubble Sort):</w:t>
      </w:r>
    </w:p>
    <w:p>
      <w:pPr>
        <w:numPr>
          <w:ilvl w:val="0"/>
          <w:numId w:val="5"/>
        </w:numPr>
        <w:spacing w:line="360" w:lineRule="auto"/>
        <w:jc w:val="both"/>
        <w:rPr>
          <w:sz w:val="26"/>
          <w:szCs w:val="26"/>
        </w:rPr>
      </w:pPr>
      <w:r>
        <w:rPr>
          <w:sz w:val="26"/>
          <w:szCs w:val="26"/>
        </w:rPr>
        <w:t>Mô tả: So sánh và hoán đổi các nút liên tiếp nếu không đúng thứ tự.</w:t>
      </w:r>
    </w:p>
    <w:p>
      <w:pPr>
        <w:numPr>
          <w:ilvl w:val="0"/>
          <w:numId w:val="5"/>
        </w:numPr>
        <w:spacing w:line="360" w:lineRule="auto"/>
        <w:jc w:val="both"/>
        <w:rPr>
          <w:b/>
          <w:bCs/>
          <w:sz w:val="26"/>
          <w:szCs w:val="26"/>
        </w:rPr>
      </w:pPr>
      <w:r>
        <w:rPr>
          <w:sz w:val="26"/>
          <w:szCs w:val="26"/>
        </w:rPr>
        <w:t>Hiệu quả: Đơn giản nhưng hiệu suất thấp, thích hợp cho danh sách nhỏ.</w:t>
      </w:r>
    </w:p>
    <w:p>
      <w:pPr>
        <w:spacing w:line="360" w:lineRule="auto"/>
        <w:jc w:val="both"/>
        <w:rPr>
          <w:sz w:val="26"/>
          <w:szCs w:val="26"/>
        </w:rPr>
      </w:pPr>
      <w:r>
        <w:rPr>
          <w:b/>
          <w:bCs/>
          <w:sz w:val="26"/>
          <w:szCs w:val="26"/>
        </w:rPr>
        <w:t>Sắp Xếp Nhanh (Quick Sort):</w:t>
      </w:r>
    </w:p>
    <w:p>
      <w:pPr>
        <w:numPr>
          <w:ilvl w:val="0"/>
          <w:numId w:val="5"/>
        </w:numPr>
        <w:spacing w:line="360" w:lineRule="auto"/>
        <w:jc w:val="both"/>
        <w:rPr>
          <w:sz w:val="26"/>
          <w:szCs w:val="26"/>
        </w:rPr>
      </w:pPr>
      <w:r>
        <w:rPr>
          <w:sz w:val="26"/>
          <w:szCs w:val="26"/>
        </w:rPr>
        <w:t>Mô tả: Sử dụng phương pháp chia để trị, chọn một nút làm pivot và phân loại các nút khác.</w:t>
      </w:r>
    </w:p>
    <w:p>
      <w:pPr>
        <w:numPr>
          <w:ilvl w:val="0"/>
          <w:numId w:val="5"/>
        </w:numPr>
        <w:spacing w:line="360" w:lineRule="auto"/>
        <w:jc w:val="both"/>
        <w:rPr>
          <w:sz w:val="26"/>
          <w:szCs w:val="26"/>
        </w:rPr>
      </w:pPr>
      <w:r>
        <w:rPr>
          <w:sz w:val="26"/>
          <w:szCs w:val="26"/>
        </w:rPr>
        <w:t>Hiệu quả: Hiệu quả cao với danh sách lớn, nhưng phức tạp hơn.</w:t>
      </w:r>
    </w:p>
    <w:p>
      <w:pPr>
        <w:spacing w:line="360" w:lineRule="auto"/>
        <w:jc w:val="both"/>
        <w:rPr>
          <w:sz w:val="26"/>
          <w:szCs w:val="26"/>
        </w:rPr>
      </w:pPr>
      <w:r>
        <w:rPr>
          <w:b/>
          <w:bCs/>
          <w:sz w:val="26"/>
          <w:szCs w:val="26"/>
        </w:rPr>
        <w:t>Sắp Xếp Hợp Nhất (Merge Sort):</w:t>
      </w:r>
    </w:p>
    <w:p>
      <w:pPr>
        <w:numPr>
          <w:ilvl w:val="0"/>
          <w:numId w:val="5"/>
        </w:numPr>
        <w:spacing w:line="360" w:lineRule="auto"/>
        <w:jc w:val="both"/>
        <w:rPr>
          <w:sz w:val="26"/>
          <w:szCs w:val="26"/>
        </w:rPr>
      </w:pPr>
      <w:r>
        <w:rPr>
          <w:sz w:val="26"/>
          <w:szCs w:val="26"/>
        </w:rPr>
        <w:t>Mô tả: Chia danh sách thành các phần nhỏ, sắp xếp và hợp nhất chúng.</w:t>
      </w:r>
    </w:p>
    <w:p>
      <w:pPr>
        <w:numPr>
          <w:ilvl w:val="0"/>
          <w:numId w:val="5"/>
        </w:numPr>
        <w:spacing w:line="360" w:lineRule="auto"/>
        <w:jc w:val="both"/>
        <w:rPr>
          <w:sz w:val="26"/>
          <w:szCs w:val="26"/>
        </w:rPr>
      </w:pPr>
      <w:r>
        <w:rPr>
          <w:sz w:val="26"/>
          <w:szCs w:val="26"/>
        </w:rPr>
        <w:t>Hiệu quả: Hiệu suất tốt, ổn định và không phụ thuộc vào dữ liệu đầu vào.</w:t>
      </w:r>
    </w:p>
    <w:p>
      <w:pPr>
        <w:spacing w:line="360" w:lineRule="auto"/>
        <w:jc w:val="both"/>
        <w:rPr>
          <w:sz w:val="26"/>
          <w:szCs w:val="26"/>
        </w:rPr>
      </w:pPr>
      <w:r>
        <w:rPr>
          <w:b/>
          <w:bCs/>
          <w:sz w:val="26"/>
          <w:szCs w:val="26"/>
        </w:rPr>
        <w:t>Sắp Xếp Xếp Đóng (HeapSort):</w:t>
      </w:r>
    </w:p>
    <w:p>
      <w:pPr>
        <w:numPr>
          <w:ilvl w:val="0"/>
          <w:numId w:val="5"/>
        </w:numPr>
        <w:spacing w:line="360" w:lineRule="auto"/>
        <w:jc w:val="both"/>
        <w:rPr>
          <w:sz w:val="26"/>
          <w:szCs w:val="26"/>
        </w:rPr>
      </w:pPr>
      <w:r>
        <w:rPr>
          <w:sz w:val="26"/>
          <w:szCs w:val="26"/>
        </w:rPr>
        <w:t>Mô tả: Sử dụng cấu trúc dữ liệu heap để sắp xếp.</w:t>
      </w:r>
    </w:p>
    <w:p>
      <w:pPr>
        <w:numPr>
          <w:ilvl w:val="0"/>
          <w:numId w:val="5"/>
        </w:numPr>
        <w:spacing w:line="360" w:lineRule="auto"/>
        <w:jc w:val="both"/>
        <w:rPr>
          <w:sz w:val="26"/>
          <w:szCs w:val="26"/>
        </w:rPr>
      </w:pPr>
      <w:r>
        <w:rPr>
          <w:sz w:val="26"/>
          <w:szCs w:val="26"/>
        </w:rPr>
        <w:t>Hiệu quả: Hiệu suất tốt, ổn định và không phụ thuộc vào dữ liệu đầu vào.</w:t>
      </w:r>
    </w:p>
    <w:p>
      <w:pPr>
        <w:spacing w:line="360" w:lineRule="auto"/>
        <w:jc w:val="both"/>
        <w:rPr>
          <w:b/>
          <w:bCs/>
          <w:sz w:val="26"/>
          <w:szCs w:val="26"/>
        </w:rPr>
      </w:pPr>
      <w:r>
        <w:rPr>
          <w:b/>
          <w:bCs/>
          <w:sz w:val="26"/>
          <w:szCs w:val="26"/>
        </w:rPr>
        <w:t>Lựa Chọn Phương Pháp Sắp Xếp</w:t>
      </w:r>
    </w:p>
    <w:p>
      <w:pPr>
        <w:spacing w:line="360" w:lineRule="auto"/>
        <w:rPr>
          <w:sz w:val="26"/>
          <w:szCs w:val="26"/>
        </w:rPr>
      </w:pPr>
      <w:r>
        <w:rPr>
          <w:b/>
          <w:bCs/>
          <w:sz w:val="26"/>
          <w:szCs w:val="26"/>
        </w:rPr>
        <w:t>Kích Thước Dữ Liệu:</w:t>
      </w:r>
      <w:r>
        <w:rPr>
          <w:sz w:val="26"/>
          <w:szCs w:val="26"/>
        </w:rPr>
        <w:t xml:space="preserve"> Đối với dữ liệu lớn, nên chọn các thuật toán có độ phức tạp thời gian thấp như Merge Sort, Quick Sort hoặc HeapSort.</w:t>
      </w:r>
    </w:p>
    <w:p>
      <w:pPr>
        <w:spacing w:line="360" w:lineRule="auto"/>
        <w:rPr>
          <w:sz w:val="26"/>
          <w:szCs w:val="26"/>
        </w:rPr>
      </w:pPr>
      <w:r>
        <w:rPr>
          <w:b/>
          <w:bCs/>
          <w:sz w:val="26"/>
          <w:szCs w:val="26"/>
        </w:rPr>
        <w:t>Yêu Cầu Về Ổn Định:</w:t>
      </w:r>
      <w:r>
        <w:rPr>
          <w:sz w:val="26"/>
          <w:szCs w:val="26"/>
        </w:rPr>
        <w:t xml:space="preserve"> Nếu cần bảo toàn thứ tự tương đối của các phần tử giống nhau, chọn thuật toán ổn định như Merge Sort.</w:t>
      </w:r>
    </w:p>
    <w:p>
      <w:pPr>
        <w:spacing w:line="360" w:lineRule="auto"/>
        <w:rPr>
          <w:sz w:val="26"/>
          <w:szCs w:val="26"/>
        </w:rPr>
      </w:pPr>
      <w:r>
        <w:rPr>
          <w:b/>
          <w:bCs/>
          <w:sz w:val="26"/>
          <w:szCs w:val="26"/>
        </w:rPr>
        <w:t>Bộ Nhớ và Môi Trường:</w:t>
      </w:r>
      <w:r>
        <w:rPr>
          <w:sz w:val="26"/>
          <w:szCs w:val="26"/>
        </w:rPr>
        <w:t xml:space="preserve"> Trong môi trường có hạn chế về bộ nhớ, các thuật toán không cần bộ nhớ phụ như Quick Sort hoặc HeapSort có thể phù hợp hơn.</w:t>
      </w:r>
    </w:p>
    <w:p>
      <w:pPr>
        <w:spacing w:line="360" w:lineRule="auto"/>
        <w:rPr>
          <w:b/>
          <w:bCs/>
          <w:sz w:val="26"/>
          <w:szCs w:val="26"/>
        </w:rPr>
      </w:pPr>
      <w:r>
        <w:rPr>
          <w:b/>
          <w:bCs/>
          <w:sz w:val="26"/>
          <w:szCs w:val="26"/>
        </w:rPr>
        <w:t>Tính Đơn Giản và Dễ Hiểu:</w:t>
      </w:r>
      <w:r>
        <w:rPr>
          <w:sz w:val="26"/>
          <w:szCs w:val="26"/>
        </w:rPr>
        <w:t xml:space="preserve"> Đối với các ứng dụng đơn giản hoặc giáo dục, Insertion Sort hoặc Bubble Sort có thể là lựa chọn tốt do tính đơn giản và dễ hiểu.</w:t>
      </w:r>
    </w:p>
    <w:p>
      <w:pPr>
        <w:spacing w:line="360" w:lineRule="auto"/>
        <w:rPr>
          <w:sz w:val="26"/>
          <w:szCs w:val="26"/>
        </w:rPr>
      </w:pPr>
      <w:r>
        <w:rPr>
          <w:sz w:val="26"/>
          <w:szCs w:val="26"/>
        </w:rPr>
        <w:t>Để lựa chọn phương pháp sắp xếp phụ thuộc vào yếu tố như kích thước danh sách, yêu cầu về hiệu suất và độ phức tạp mong muốn. Sắp xếp chèn và nổi bọt thích hợp cho các danh sách nhỏ, trong khi sắp xếp nhanh và hợp nhất phù hợp hơn với danh sách lớn và yêu cầu hiệu suất cao. Sắp xếp chọn, mặc dù đơn giản nhưng thường không hiệu quả so với các phương pháp khác.</w:t>
      </w:r>
    </w:p>
    <w:p>
      <w:pPr>
        <w:spacing w:line="360" w:lineRule="auto"/>
        <w:rPr>
          <w:sz w:val="26"/>
          <w:szCs w:val="26"/>
        </w:rPr>
      </w:pPr>
      <w:r>
        <w:rPr>
          <w:sz w:val="26"/>
          <w:szCs w:val="26"/>
        </w:rPr>
        <w:t>Tóm lại, danh sách liên kết đơn là một cấu trúc dữ liệu linh hoạt và hữu ích, phù hợp cho nhiều loại ứng dụng, đặc biệt là khi kích thước dữ liệu không cố định hoặc cần thực hiện các thao tác chèn và xóa hiệu quả.</w:t>
      </w:r>
    </w:p>
    <w:p>
      <w:pPr>
        <w:spacing w:line="360" w:lineRule="auto"/>
        <w:rPr>
          <w:sz w:val="26"/>
          <w:szCs w:val="26"/>
        </w:rPr>
        <w:sectPr>
          <w:headerReference r:id="rId3" w:type="default"/>
          <w:footerReference r:id="rId4" w:type="default"/>
          <w:footerReference r:id="rId5" w:type="even"/>
          <w:pgSz w:w="11907" w:h="16840"/>
          <w:pgMar w:top="1134" w:right="1134" w:bottom="1134" w:left="1985" w:header="284" w:footer="579" w:gutter="0"/>
          <w:cols w:space="720" w:num="1"/>
        </w:sectPr>
      </w:pPr>
      <w:r>
        <w:rPr>
          <w:sz w:val="26"/>
          <w:szCs w:val="26"/>
        </w:rPr>
        <w:t>Qua phần tổng quan về danh sách liên kết đơn và các phương pháp sắp xếp thì em đã chọn ra những phương pháp: QuickSort, BubbleSort, HeapSort để tiến hành vào quá trình nghiên cứu.</w:t>
      </w:r>
    </w:p>
    <w:p>
      <w:pPr>
        <w:pStyle w:val="2"/>
        <w:numPr>
          <w:ilvl w:val="0"/>
          <w:numId w:val="0"/>
        </w:numPr>
        <w:spacing w:line="360" w:lineRule="auto"/>
        <w:rPr>
          <w:bCs/>
          <w:sz w:val="26"/>
          <w:szCs w:val="26"/>
        </w:rPr>
      </w:pPr>
      <w:bookmarkStart w:id="13" w:name="_Toc28768"/>
      <w:bookmarkStart w:id="14" w:name="_Toc31112"/>
      <w:r>
        <w:rPr>
          <w:rStyle w:val="20"/>
          <w:b/>
        </w:rPr>
        <w:t>CHƯƠNG 2: NGHIÊN CỨU LÝ THUYẾT</w:t>
      </w:r>
      <w:bookmarkEnd w:id="13"/>
      <w:bookmarkEnd w:id="14"/>
    </w:p>
    <w:p>
      <w:pPr>
        <w:pStyle w:val="3"/>
        <w:spacing w:line="360" w:lineRule="auto"/>
        <w:jc w:val="both"/>
        <w:rPr>
          <w:szCs w:val="28"/>
        </w:rPr>
      </w:pPr>
      <w:bookmarkStart w:id="15" w:name="_Toc23252"/>
      <w:bookmarkStart w:id="16" w:name="_Toc10703"/>
      <w:r>
        <w:rPr>
          <w:szCs w:val="28"/>
        </w:rPr>
        <w:t>Tổng quan về thuật toán sắp xếp</w:t>
      </w:r>
      <w:bookmarkEnd w:id="15"/>
      <w:bookmarkEnd w:id="16"/>
    </w:p>
    <w:p>
      <w:pPr>
        <w:pStyle w:val="4"/>
        <w:tabs>
          <w:tab w:val="left" w:pos="900"/>
          <w:tab w:val="clear" w:pos="0"/>
        </w:tabs>
        <w:spacing w:line="360" w:lineRule="auto"/>
        <w:ind w:hanging="540"/>
      </w:pPr>
      <w:bookmarkStart w:id="17" w:name="_Toc5370"/>
      <w:bookmarkStart w:id="18" w:name="_Toc23953"/>
      <w:r>
        <w:rPr>
          <w:color w:val="auto"/>
          <w:sz w:val="26"/>
          <w:szCs w:val="26"/>
        </w:rPr>
        <w:t>Tổng quan</w:t>
      </w:r>
      <w:bookmarkEnd w:id="17"/>
      <w:bookmarkEnd w:id="18"/>
    </w:p>
    <w:p>
      <w:pPr>
        <w:spacing w:line="360" w:lineRule="auto"/>
        <w:ind w:firstLine="720"/>
        <w:jc w:val="both"/>
        <w:rPr>
          <w:sz w:val="26"/>
          <w:szCs w:val="26"/>
        </w:rPr>
      </w:pPr>
      <w:r>
        <w:rPr>
          <w:sz w:val="26"/>
          <w:szCs w:val="26"/>
        </w:rPr>
        <w:t>Thuật toán sắp xếp là một phần quan trọng trong lĩnh vực khoa học máy tính và kỹ thuật phần mềm, với nhiều ứng dụng từ cơ sở dữ liệu đến giao diện người dùng. Các thuật toán sắp xếp có mục đích sắp xếp một dãy số liệu theo một trật tự nhất định (thường là tăng dần hoặc giảm dần). Dưới đây là tổng quan về một số thuật toán sắp xếp phổ biến:</w:t>
      </w:r>
    </w:p>
    <w:p>
      <w:pPr>
        <w:spacing w:line="360" w:lineRule="auto"/>
        <w:jc w:val="both"/>
        <w:rPr>
          <w:b/>
          <w:bCs/>
        </w:rPr>
      </w:pPr>
      <w:r>
        <w:rPr>
          <w:b/>
          <w:bCs/>
        </w:rPr>
        <w:t>Sắp Xếp Chèn (Insertion Sort):</w:t>
      </w:r>
    </w:p>
    <w:p>
      <w:pPr>
        <w:numPr>
          <w:ilvl w:val="0"/>
          <w:numId w:val="6"/>
        </w:numPr>
        <w:spacing w:line="360" w:lineRule="auto"/>
        <w:jc w:val="both"/>
      </w:pPr>
      <w:r>
        <w:t>Mô tả: Chèn từng phần tử vào vị trí phù hợp.</w:t>
      </w:r>
    </w:p>
    <w:p>
      <w:pPr>
        <w:numPr>
          <w:ilvl w:val="0"/>
          <w:numId w:val="6"/>
        </w:numPr>
        <w:spacing w:line="360" w:lineRule="auto"/>
        <w:jc w:val="both"/>
      </w:pPr>
      <w:r>
        <w:t>Độ phức tạp: O(n^2) trong trường hợp xấu nhất.</w:t>
      </w:r>
    </w:p>
    <w:p>
      <w:pPr>
        <w:numPr>
          <w:ilvl w:val="0"/>
          <w:numId w:val="6"/>
        </w:numPr>
        <w:spacing w:line="360" w:lineRule="auto"/>
        <w:jc w:val="both"/>
      </w:pPr>
      <w:r>
        <w:t>Ứng dụng: Hiệu quả với dữ liệu nhỏ, gần như đã được sắp xếp.</w:t>
      </w:r>
    </w:p>
    <w:p>
      <w:pPr>
        <w:spacing w:line="360" w:lineRule="auto"/>
        <w:jc w:val="both"/>
      </w:pPr>
    </w:p>
    <w:p>
      <w:pPr>
        <w:spacing w:line="360" w:lineRule="auto"/>
        <w:jc w:val="both"/>
      </w:pPr>
      <w:r>
        <w:drawing>
          <wp:inline distT="0" distB="0" distL="114300" distR="114300">
            <wp:extent cx="5574030" cy="1466215"/>
            <wp:effectExtent l="0" t="0" r="1270" b="6985"/>
            <wp:docPr id="21" name="Picture 21" descr="H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ình 1"/>
                    <pic:cNvPicPr>
                      <a:picLocks noChangeAspect="1"/>
                    </pic:cNvPicPr>
                  </pic:nvPicPr>
                  <pic:blipFill>
                    <a:blip r:embed="rId8"/>
                    <a:stretch>
                      <a:fillRect/>
                    </a:stretch>
                  </pic:blipFill>
                  <pic:spPr>
                    <a:xfrm>
                      <a:off x="0" y="0"/>
                      <a:ext cx="5574030" cy="146621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bookmarkStart w:id="19" w:name="_Toc21865"/>
      <w:r>
        <w:rPr>
          <w:rFonts w:ascii="Times New Roman" w:hAnsi="Times New Roman" w:cs="Times New Roman"/>
          <w:i/>
          <w:iCs/>
          <w:sz w:val="26"/>
          <w:szCs w:val="26"/>
        </w:rPr>
        <w:t>: Sắp Xếp Chèn</w:t>
      </w:r>
      <w:bookmarkEnd w:id="19"/>
    </w:p>
    <w:p>
      <w:pPr>
        <w:spacing w:line="360" w:lineRule="auto"/>
      </w:pPr>
    </w:p>
    <w:p>
      <w:pPr>
        <w:spacing w:line="360" w:lineRule="auto"/>
        <w:jc w:val="both"/>
        <w:rPr>
          <w:b/>
          <w:bCs/>
          <w:sz w:val="26"/>
          <w:szCs w:val="26"/>
        </w:rPr>
      </w:pPr>
      <w:r>
        <w:rPr>
          <w:b/>
          <w:bCs/>
          <w:sz w:val="26"/>
          <w:szCs w:val="26"/>
        </w:rPr>
        <w:t>Sắp Xếp Chọn (Selection Sort)</w:t>
      </w:r>
    </w:p>
    <w:p>
      <w:pPr>
        <w:numPr>
          <w:ilvl w:val="0"/>
          <w:numId w:val="6"/>
        </w:numPr>
        <w:spacing w:line="360" w:lineRule="auto"/>
        <w:jc w:val="both"/>
        <w:rPr>
          <w:sz w:val="26"/>
          <w:szCs w:val="26"/>
        </w:rPr>
      </w:pPr>
      <w:r>
        <w:rPr>
          <w:sz w:val="26"/>
          <w:szCs w:val="26"/>
        </w:rPr>
        <w:t>Mô tả: Tìm phần tử nhỏ nhất (hoặc lớn nhất) và đặt nó vào đầu danh sách.</w:t>
      </w:r>
    </w:p>
    <w:p>
      <w:pPr>
        <w:numPr>
          <w:ilvl w:val="0"/>
          <w:numId w:val="6"/>
        </w:numPr>
        <w:spacing w:line="360" w:lineRule="auto"/>
        <w:jc w:val="both"/>
        <w:rPr>
          <w:sz w:val="26"/>
          <w:szCs w:val="26"/>
        </w:rPr>
      </w:pPr>
      <w:r>
        <w:rPr>
          <w:sz w:val="26"/>
          <w:szCs w:val="26"/>
        </w:rPr>
        <w:t>Độ phức tạp: Luôn là O(n^2), không phụ thuộc vào dữ liệu đầu vào.</w:t>
      </w:r>
    </w:p>
    <w:p>
      <w:pPr>
        <w:numPr>
          <w:ilvl w:val="0"/>
          <w:numId w:val="6"/>
        </w:numPr>
        <w:spacing w:line="360" w:lineRule="auto"/>
        <w:jc w:val="both"/>
        <w:rPr>
          <w:sz w:val="26"/>
          <w:szCs w:val="26"/>
        </w:rPr>
      </w:pPr>
      <w:r>
        <w:rPr>
          <w:sz w:val="26"/>
          <w:szCs w:val="26"/>
        </w:rPr>
        <w:t>Ứng dụng: Đơn giản nhưng không hiệu quả cho dữ liệu lớn.</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75935" cy="1423670"/>
            <wp:effectExtent l="0" t="0" r="12065" b="11430"/>
            <wp:docPr id="22" name="Picture 22" descr="H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nh 2"/>
                    <pic:cNvPicPr>
                      <a:picLocks noChangeAspect="1"/>
                    </pic:cNvPicPr>
                  </pic:nvPicPr>
                  <pic:blipFill>
                    <a:blip r:embed="rId9"/>
                    <a:stretch>
                      <a:fillRect/>
                    </a:stretch>
                  </pic:blipFill>
                  <pic:spPr>
                    <a:xfrm>
                      <a:off x="0" y="0"/>
                      <a:ext cx="5575935" cy="142367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bookmarkStart w:id="20" w:name="_Toc23926"/>
      <w:r>
        <w:rPr>
          <w:rFonts w:ascii="Times New Roman" w:hAnsi="Times New Roman" w:cs="Times New Roman"/>
          <w:i/>
          <w:iCs/>
          <w:sz w:val="26"/>
          <w:szCs w:val="26"/>
        </w:rPr>
        <w:t>: Sắp xếp chọn</w:t>
      </w:r>
      <w:bookmarkEnd w:id="20"/>
    </w:p>
    <w:p>
      <w:pPr>
        <w:spacing w:line="360" w:lineRule="auto"/>
      </w:pPr>
    </w:p>
    <w:p>
      <w:pPr>
        <w:spacing w:line="360" w:lineRule="auto"/>
        <w:jc w:val="both"/>
        <w:rPr>
          <w:b/>
          <w:bCs/>
          <w:sz w:val="26"/>
          <w:szCs w:val="26"/>
        </w:rPr>
      </w:pPr>
      <w:r>
        <w:rPr>
          <w:b/>
          <w:bCs/>
          <w:sz w:val="26"/>
          <w:szCs w:val="26"/>
        </w:rPr>
        <w:t>Sắp Xếp Nổi Bọt (Bubble Sort)</w:t>
      </w:r>
    </w:p>
    <w:p>
      <w:pPr>
        <w:numPr>
          <w:ilvl w:val="0"/>
          <w:numId w:val="6"/>
        </w:numPr>
        <w:spacing w:line="360" w:lineRule="auto"/>
        <w:jc w:val="both"/>
        <w:rPr>
          <w:sz w:val="26"/>
          <w:szCs w:val="26"/>
        </w:rPr>
      </w:pPr>
      <w:r>
        <w:rPr>
          <w:sz w:val="26"/>
          <w:szCs w:val="26"/>
        </w:rPr>
        <w:t>Mô tả: So sánh các cặp phần tử liền kề và hoán đổi nếu không đúng thứ tự.</w:t>
      </w:r>
    </w:p>
    <w:p>
      <w:pPr>
        <w:numPr>
          <w:ilvl w:val="0"/>
          <w:numId w:val="6"/>
        </w:numPr>
        <w:spacing w:line="360" w:lineRule="auto"/>
        <w:jc w:val="both"/>
        <w:rPr>
          <w:sz w:val="26"/>
          <w:szCs w:val="26"/>
        </w:rPr>
      </w:pPr>
      <w:r>
        <w:rPr>
          <w:sz w:val="26"/>
          <w:szCs w:val="26"/>
        </w:rPr>
        <w:t>Độ phức tạp: O(n^2) trong trường hợp xấu nhất.</w:t>
      </w:r>
    </w:p>
    <w:p>
      <w:pPr>
        <w:numPr>
          <w:ilvl w:val="0"/>
          <w:numId w:val="6"/>
        </w:numPr>
        <w:spacing w:line="360" w:lineRule="auto"/>
        <w:jc w:val="both"/>
        <w:rPr>
          <w:sz w:val="26"/>
          <w:szCs w:val="26"/>
        </w:rPr>
      </w:pPr>
      <w:r>
        <w:rPr>
          <w:sz w:val="26"/>
          <w:szCs w:val="26"/>
        </w:rPr>
        <w:t>Ứng dụng: Dễ hiểu, nhưng ít hiệu quả.</w:t>
      </w:r>
    </w:p>
    <w:p>
      <w:pPr>
        <w:spacing w:line="360" w:lineRule="auto"/>
        <w:jc w:val="both"/>
        <w:rPr>
          <w:sz w:val="26"/>
          <w:szCs w:val="26"/>
        </w:rPr>
      </w:pPr>
    </w:p>
    <w:p>
      <w:pPr>
        <w:spacing w:line="360" w:lineRule="auto"/>
        <w:jc w:val="both"/>
        <w:rPr>
          <w:sz w:val="26"/>
          <w:szCs w:val="26"/>
        </w:rPr>
      </w:pPr>
      <w:r>
        <w:rPr>
          <w:sz w:val="26"/>
          <w:szCs w:val="26"/>
        </w:rPr>
        <w:drawing>
          <wp:inline distT="0" distB="0" distL="114300" distR="114300">
            <wp:extent cx="5580380" cy="1483995"/>
            <wp:effectExtent l="0" t="0" r="7620" b="1905"/>
            <wp:docPr id="20" name="Picture 20" descr="Hi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inh 3"/>
                    <pic:cNvPicPr>
                      <a:picLocks noChangeAspect="1"/>
                    </pic:cNvPicPr>
                  </pic:nvPicPr>
                  <pic:blipFill>
                    <a:blip r:embed="rId10"/>
                    <a:stretch>
                      <a:fillRect/>
                    </a:stretch>
                  </pic:blipFill>
                  <pic:spPr>
                    <a:xfrm>
                      <a:off x="0" y="0"/>
                      <a:ext cx="5580380" cy="148399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bookmarkStart w:id="21" w:name="_Toc17844"/>
      <w:r>
        <w:rPr>
          <w:rFonts w:ascii="Times New Roman" w:hAnsi="Times New Roman" w:cs="Times New Roman"/>
          <w:i/>
          <w:iCs/>
          <w:sz w:val="26"/>
          <w:szCs w:val="26"/>
        </w:rPr>
        <w:t>: Sắp xếp nổi bọt</w:t>
      </w:r>
      <w:bookmarkEnd w:id="21"/>
    </w:p>
    <w:p>
      <w:pPr>
        <w:spacing w:line="360" w:lineRule="auto"/>
      </w:pPr>
    </w:p>
    <w:p>
      <w:pPr>
        <w:spacing w:line="360" w:lineRule="auto"/>
        <w:jc w:val="both"/>
        <w:rPr>
          <w:b/>
          <w:bCs/>
          <w:sz w:val="26"/>
          <w:szCs w:val="26"/>
        </w:rPr>
      </w:pPr>
      <w:r>
        <w:rPr>
          <w:b/>
          <w:bCs/>
          <w:sz w:val="26"/>
          <w:szCs w:val="26"/>
        </w:rPr>
        <w:t>Sắp Xếp Hợp Nhất (Merge Sort)</w:t>
      </w:r>
    </w:p>
    <w:p>
      <w:pPr>
        <w:numPr>
          <w:ilvl w:val="0"/>
          <w:numId w:val="6"/>
        </w:numPr>
        <w:spacing w:line="360" w:lineRule="auto"/>
        <w:jc w:val="both"/>
        <w:rPr>
          <w:sz w:val="26"/>
          <w:szCs w:val="26"/>
        </w:rPr>
      </w:pPr>
      <w:r>
        <w:rPr>
          <w:sz w:val="26"/>
          <w:szCs w:val="26"/>
        </w:rPr>
        <w:t>Mô tả: Chia danh sách thành nửa, sắp xếp từng nửa và hợp nhất chúng.</w:t>
      </w:r>
    </w:p>
    <w:p>
      <w:pPr>
        <w:numPr>
          <w:ilvl w:val="0"/>
          <w:numId w:val="6"/>
        </w:numPr>
        <w:spacing w:line="360" w:lineRule="auto"/>
        <w:jc w:val="both"/>
        <w:rPr>
          <w:sz w:val="26"/>
          <w:szCs w:val="26"/>
        </w:rPr>
      </w:pPr>
      <w:r>
        <w:rPr>
          <w:sz w:val="26"/>
          <w:szCs w:val="26"/>
        </w:rPr>
        <w:t>Độ phức tạp: O(n log n) trong mọi trường hợp.</w:t>
      </w:r>
    </w:p>
    <w:p>
      <w:pPr>
        <w:numPr>
          <w:ilvl w:val="0"/>
          <w:numId w:val="6"/>
        </w:numPr>
        <w:spacing w:line="360" w:lineRule="auto"/>
        <w:jc w:val="both"/>
        <w:rPr>
          <w:sz w:val="26"/>
          <w:szCs w:val="26"/>
        </w:rPr>
      </w:pPr>
      <w:r>
        <w:rPr>
          <w:sz w:val="26"/>
          <w:szCs w:val="26"/>
        </w:rPr>
        <w:t>Ứng dụng: Hiệu quả và ổn định, tốt cho dữ liệu lớn.</w:t>
      </w:r>
    </w:p>
    <w:p>
      <w:pPr>
        <w:spacing w:line="360" w:lineRule="auto"/>
        <w:jc w:val="both"/>
        <w:rPr>
          <w:b/>
          <w:bCs/>
          <w:sz w:val="26"/>
          <w:szCs w:val="26"/>
        </w:rPr>
      </w:pPr>
      <w:r>
        <w:rPr>
          <w:b/>
          <w:bCs/>
          <w:sz w:val="26"/>
          <w:szCs w:val="26"/>
        </w:rPr>
        <w:t>Sắp Xếp Nhanh (Quick Sort)</w:t>
      </w:r>
    </w:p>
    <w:p>
      <w:pPr>
        <w:numPr>
          <w:ilvl w:val="0"/>
          <w:numId w:val="6"/>
        </w:numPr>
        <w:spacing w:line="360" w:lineRule="auto"/>
        <w:jc w:val="both"/>
        <w:rPr>
          <w:sz w:val="26"/>
          <w:szCs w:val="26"/>
        </w:rPr>
      </w:pPr>
      <w:r>
        <w:rPr>
          <w:sz w:val="26"/>
          <w:szCs w:val="26"/>
        </w:rPr>
        <w:t>Mô tả: Chọn một phần tử làm chốt và phân loại các phần tử khác tương đối với chốt.</w:t>
      </w:r>
    </w:p>
    <w:p>
      <w:pPr>
        <w:numPr>
          <w:ilvl w:val="0"/>
          <w:numId w:val="6"/>
        </w:numPr>
        <w:spacing w:line="360" w:lineRule="auto"/>
        <w:jc w:val="both"/>
        <w:rPr>
          <w:sz w:val="26"/>
          <w:szCs w:val="26"/>
        </w:rPr>
      </w:pPr>
      <w:r>
        <w:rPr>
          <w:sz w:val="26"/>
          <w:szCs w:val="26"/>
        </w:rPr>
        <w:t>Độ phức tạp: O(n log n) trung bình, nhưng O(n^2) trong trường hợp xấu nhất.</w:t>
      </w:r>
    </w:p>
    <w:p>
      <w:pPr>
        <w:numPr>
          <w:ilvl w:val="0"/>
          <w:numId w:val="6"/>
        </w:numPr>
        <w:spacing w:line="360" w:lineRule="auto"/>
        <w:jc w:val="both"/>
        <w:rPr>
          <w:sz w:val="26"/>
          <w:szCs w:val="26"/>
        </w:rPr>
      </w:pPr>
      <w:r>
        <w:rPr>
          <w:sz w:val="26"/>
          <w:szCs w:val="26"/>
        </w:rPr>
        <w:t>Ứng dụng: Nhanh và hiệu quả, phổ biến nhất.</w:t>
      </w:r>
    </w:p>
    <w:p>
      <w:pPr>
        <w:spacing w:line="360" w:lineRule="auto"/>
        <w:jc w:val="both"/>
        <w:rPr>
          <w:b/>
          <w:bCs/>
          <w:sz w:val="26"/>
          <w:szCs w:val="26"/>
        </w:rPr>
      </w:pPr>
      <w:r>
        <w:rPr>
          <w:b/>
          <w:bCs/>
          <w:sz w:val="26"/>
          <w:szCs w:val="26"/>
        </w:rPr>
        <w:t>Sắp Xếp Heap (Heap Sort)</w:t>
      </w:r>
    </w:p>
    <w:p>
      <w:pPr>
        <w:numPr>
          <w:ilvl w:val="0"/>
          <w:numId w:val="6"/>
        </w:numPr>
        <w:spacing w:line="360" w:lineRule="auto"/>
        <w:jc w:val="both"/>
        <w:rPr>
          <w:sz w:val="26"/>
          <w:szCs w:val="26"/>
        </w:rPr>
      </w:pPr>
      <w:r>
        <w:rPr>
          <w:sz w:val="26"/>
          <w:szCs w:val="26"/>
        </w:rPr>
        <w:t>Mô tả: Sử dụng cấu trúc dữ liệu heap để sắp xếp.</w:t>
      </w:r>
    </w:p>
    <w:p>
      <w:pPr>
        <w:numPr>
          <w:ilvl w:val="0"/>
          <w:numId w:val="6"/>
        </w:numPr>
        <w:spacing w:line="360" w:lineRule="auto"/>
        <w:jc w:val="both"/>
        <w:rPr>
          <w:sz w:val="26"/>
          <w:szCs w:val="26"/>
        </w:rPr>
      </w:pPr>
      <w:r>
        <w:rPr>
          <w:sz w:val="26"/>
          <w:szCs w:val="26"/>
        </w:rPr>
        <w:t>Độ phức tạp: O(n log n) trong mọi trường hợp.</w:t>
      </w:r>
    </w:p>
    <w:p>
      <w:pPr>
        <w:numPr>
          <w:ilvl w:val="0"/>
          <w:numId w:val="6"/>
        </w:numPr>
        <w:spacing w:line="360" w:lineRule="auto"/>
        <w:jc w:val="both"/>
        <w:rPr>
          <w:sz w:val="26"/>
          <w:szCs w:val="26"/>
        </w:rPr>
      </w:pPr>
      <w:r>
        <w:rPr>
          <w:sz w:val="26"/>
          <w:szCs w:val="26"/>
        </w:rPr>
        <w:t>Ứng dụng: Hiệu quả cho dữ liệu lớn, không cần bộ nhớ phụ.</w:t>
      </w:r>
    </w:p>
    <w:p>
      <w:pPr>
        <w:spacing w:line="360" w:lineRule="auto"/>
        <w:jc w:val="both"/>
        <w:rPr>
          <w:b/>
          <w:bCs/>
          <w:sz w:val="26"/>
          <w:szCs w:val="26"/>
        </w:rPr>
      </w:pPr>
      <w:r>
        <w:rPr>
          <w:b/>
          <w:bCs/>
          <w:sz w:val="26"/>
          <w:szCs w:val="26"/>
        </w:rPr>
        <w:t>Các Yếu Tố Cần Xem Xét Khi Chọn Thuật Toán:</w:t>
      </w:r>
    </w:p>
    <w:p>
      <w:pPr>
        <w:numPr>
          <w:ilvl w:val="0"/>
          <w:numId w:val="6"/>
        </w:numPr>
        <w:spacing w:line="360" w:lineRule="auto"/>
        <w:jc w:val="both"/>
        <w:rPr>
          <w:sz w:val="26"/>
          <w:szCs w:val="26"/>
        </w:rPr>
      </w:pPr>
      <w:r>
        <w:rPr>
          <w:sz w:val="26"/>
          <w:szCs w:val="26"/>
        </w:rPr>
        <w:t>Kích Thước Dữ Liệu: Đối với dữ liệu lớn, chọn thuật toán có độ phức tạp thời gian thấp.</w:t>
      </w:r>
    </w:p>
    <w:p>
      <w:pPr>
        <w:numPr>
          <w:ilvl w:val="0"/>
          <w:numId w:val="6"/>
        </w:numPr>
        <w:spacing w:line="360" w:lineRule="auto"/>
        <w:jc w:val="both"/>
        <w:rPr>
          <w:sz w:val="26"/>
          <w:szCs w:val="26"/>
        </w:rPr>
      </w:pPr>
      <w:r>
        <w:rPr>
          <w:sz w:val="26"/>
          <w:szCs w:val="26"/>
        </w:rPr>
        <w:t>Ổn Định: Cần giữ nguyên thứ tự của các phần tử giống nhau không?</w:t>
      </w:r>
    </w:p>
    <w:p>
      <w:pPr>
        <w:numPr>
          <w:ilvl w:val="0"/>
          <w:numId w:val="6"/>
        </w:numPr>
        <w:spacing w:line="360" w:lineRule="auto"/>
        <w:jc w:val="both"/>
        <w:rPr>
          <w:sz w:val="26"/>
          <w:szCs w:val="26"/>
        </w:rPr>
      </w:pPr>
      <w:r>
        <w:rPr>
          <w:sz w:val="26"/>
          <w:szCs w:val="26"/>
        </w:rPr>
        <w:t>Bộ Nhớ: Có hạn chế về không gian bộ nhớ không?</w:t>
      </w:r>
    </w:p>
    <w:p>
      <w:pPr>
        <w:numPr>
          <w:ilvl w:val="0"/>
          <w:numId w:val="6"/>
        </w:numPr>
        <w:spacing w:line="360" w:lineRule="auto"/>
        <w:jc w:val="both"/>
        <w:rPr>
          <w:sz w:val="26"/>
          <w:szCs w:val="26"/>
        </w:rPr>
      </w:pPr>
      <w:r>
        <w:rPr>
          <w:sz w:val="26"/>
          <w:szCs w:val="26"/>
        </w:rPr>
        <w:t>Đơn Giản và Dễ Hiểu: Đối với việc giảng dạy hoặc khi không yêu cầu hiệu suất cao.</w:t>
      </w:r>
    </w:p>
    <w:p>
      <w:pPr>
        <w:spacing w:line="360" w:lineRule="auto"/>
        <w:jc w:val="both"/>
      </w:pPr>
      <w:r>
        <w:rPr>
          <w:sz w:val="26"/>
          <w:szCs w:val="26"/>
        </w:rPr>
        <w:t>Thuật toán sắp xếp được chọn phụ thuộc vào nhu cầu cụ thể của ứng dụng và các hạn chế về môi trường và nguồn lực.</w:t>
      </w:r>
    </w:p>
    <w:p>
      <w:pPr>
        <w:pStyle w:val="4"/>
        <w:tabs>
          <w:tab w:val="left" w:pos="900"/>
          <w:tab w:val="clear" w:pos="0"/>
        </w:tabs>
        <w:spacing w:line="360" w:lineRule="auto"/>
        <w:ind w:hanging="540"/>
        <w:rPr>
          <w:color w:val="auto"/>
          <w:sz w:val="26"/>
          <w:szCs w:val="26"/>
        </w:rPr>
      </w:pPr>
      <w:bookmarkStart w:id="22" w:name="_Toc9858"/>
      <w:bookmarkStart w:id="23" w:name="_Toc30313"/>
      <w:r>
        <w:rPr>
          <w:color w:val="auto"/>
          <w:sz w:val="26"/>
          <w:szCs w:val="26"/>
        </w:rPr>
        <w:t>Ưu điểm và nhược điểm</w:t>
      </w:r>
      <w:bookmarkEnd w:id="22"/>
      <w:bookmarkEnd w:id="23"/>
    </w:p>
    <w:p>
      <w:pPr>
        <w:spacing w:line="360" w:lineRule="auto"/>
        <w:rPr>
          <w:sz w:val="26"/>
          <w:szCs w:val="26"/>
        </w:rPr>
      </w:pPr>
      <w:r>
        <w:rPr>
          <w:szCs w:val="26"/>
        </w:rPr>
        <w:tab/>
      </w:r>
      <w:r>
        <w:rPr>
          <w:sz w:val="26"/>
          <w:szCs w:val="26"/>
        </w:rPr>
        <w:t>Thuật toán sắp xếp mỗi loại đều có ưu và nhược điểm riêng, phù hợp với các tình huống và yêu cầu sử dụng khác nhau. Dưới đây là ưu và nhược điểm của một số thuật toán sắp xếp phổ biến:</w:t>
      </w:r>
    </w:p>
    <w:p>
      <w:pPr>
        <w:spacing w:line="360" w:lineRule="auto"/>
        <w:rPr>
          <w:b/>
          <w:bCs/>
          <w:sz w:val="26"/>
          <w:szCs w:val="26"/>
        </w:rPr>
      </w:pPr>
      <w:r>
        <w:rPr>
          <w:b/>
          <w:bCs/>
          <w:sz w:val="26"/>
          <w:szCs w:val="26"/>
        </w:rPr>
        <w:t>Sắp Xếp Chèn (Insertion Sort)</w:t>
      </w:r>
    </w:p>
    <w:p>
      <w:pPr>
        <w:spacing w:line="360" w:lineRule="auto"/>
        <w:rPr>
          <w:b/>
          <w:bCs/>
          <w:sz w:val="26"/>
          <w:szCs w:val="26"/>
        </w:rPr>
      </w:pPr>
      <w:r>
        <w:rPr>
          <w:b/>
          <w:bCs/>
          <w:sz w:val="26"/>
          <w:szCs w:val="26"/>
        </w:rPr>
        <w:t>Ưu điểm:</w:t>
      </w:r>
    </w:p>
    <w:p>
      <w:pPr>
        <w:numPr>
          <w:ilvl w:val="0"/>
          <w:numId w:val="7"/>
        </w:numPr>
        <w:spacing w:line="360" w:lineRule="auto"/>
        <w:rPr>
          <w:sz w:val="26"/>
          <w:szCs w:val="26"/>
        </w:rPr>
      </w:pPr>
      <w:r>
        <w:rPr>
          <w:sz w:val="26"/>
          <w:szCs w:val="26"/>
        </w:rPr>
        <w:t>Hiệu quả với danh sách nhỏ hoặc gần như đã sắp xếp.</w:t>
      </w:r>
    </w:p>
    <w:p>
      <w:pPr>
        <w:numPr>
          <w:ilvl w:val="0"/>
          <w:numId w:val="7"/>
        </w:numPr>
        <w:spacing w:line="360" w:lineRule="auto"/>
        <w:rPr>
          <w:sz w:val="26"/>
          <w:szCs w:val="26"/>
        </w:rPr>
      </w:pPr>
      <w:r>
        <w:rPr>
          <w:sz w:val="26"/>
          <w:szCs w:val="26"/>
        </w:rPr>
        <w:t>Đơn giản và dễ cài đặt.</w:t>
      </w:r>
    </w:p>
    <w:p>
      <w:pPr>
        <w:numPr>
          <w:ilvl w:val="0"/>
          <w:numId w:val="7"/>
        </w:numPr>
        <w:spacing w:line="360" w:lineRule="auto"/>
        <w:rPr>
          <w:sz w:val="26"/>
          <w:szCs w:val="26"/>
        </w:rPr>
      </w:pPr>
      <w:r>
        <w:rPr>
          <w:sz w:val="26"/>
          <w:szCs w:val="26"/>
        </w:rPr>
        <w:t>Không cần không gian bổ sung (in-place sorting).</w:t>
      </w:r>
    </w:p>
    <w:p>
      <w:pPr>
        <w:numPr>
          <w:ilvl w:val="0"/>
          <w:numId w:val="7"/>
        </w:numPr>
        <w:spacing w:line="360" w:lineRule="auto"/>
        <w:rPr>
          <w:sz w:val="26"/>
          <w:szCs w:val="26"/>
        </w:rPr>
      </w:pPr>
      <w:r>
        <w:rPr>
          <w:sz w:val="26"/>
          <w:szCs w:val="26"/>
        </w:rPr>
        <w:t>Ổn định (bảo toàn thứ tự của các phần tử giống nhau).</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hiệu quả với danh sách lớn.</w:t>
      </w:r>
    </w:p>
    <w:p>
      <w:pPr>
        <w:numPr>
          <w:ilvl w:val="0"/>
          <w:numId w:val="7"/>
        </w:numPr>
        <w:spacing w:line="360" w:lineRule="auto"/>
        <w:rPr>
          <w:sz w:val="26"/>
          <w:szCs w:val="26"/>
        </w:rPr>
      </w:pPr>
      <w:r>
        <w:rPr>
          <w:sz w:val="26"/>
          <w:szCs w:val="26"/>
        </w:rPr>
        <w:t>Độ phức tạp O(n^2) khiến nó kém hiệu quả khi dữ liệu tăng lên.</w:t>
      </w:r>
    </w:p>
    <w:p>
      <w:pPr>
        <w:spacing w:line="360" w:lineRule="auto"/>
        <w:rPr>
          <w:b/>
          <w:bCs/>
          <w:sz w:val="26"/>
          <w:szCs w:val="26"/>
        </w:rPr>
      </w:pPr>
      <w:r>
        <w:rPr>
          <w:b/>
          <w:bCs/>
          <w:sz w:val="26"/>
          <w:szCs w:val="26"/>
        </w:rPr>
        <w:t>Sắp Xếp Chọn (Selection Sort)</w:t>
      </w:r>
    </w:p>
    <w:p>
      <w:pPr>
        <w:spacing w:line="360" w:lineRule="auto"/>
        <w:rPr>
          <w:b/>
          <w:bCs/>
          <w:sz w:val="26"/>
          <w:szCs w:val="26"/>
        </w:rPr>
      </w:pPr>
      <w:r>
        <w:rPr>
          <w:b/>
          <w:bCs/>
          <w:sz w:val="26"/>
          <w:szCs w:val="26"/>
        </w:rPr>
        <w:t>Ưu điểm:</w:t>
      </w:r>
    </w:p>
    <w:p>
      <w:pPr>
        <w:numPr>
          <w:ilvl w:val="0"/>
          <w:numId w:val="7"/>
        </w:numPr>
        <w:spacing w:line="360" w:lineRule="auto"/>
        <w:rPr>
          <w:sz w:val="26"/>
          <w:szCs w:val="26"/>
        </w:rPr>
      </w:pPr>
      <w:r>
        <w:rPr>
          <w:sz w:val="26"/>
          <w:szCs w:val="26"/>
        </w:rPr>
        <w:t>Dễ hiểu và cài đặt.</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Hiệu suất không thay đổi với dữ liệu đầu vào.</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hiệu quả với dữ liệu lớn (O(n^2)).</w:t>
      </w:r>
    </w:p>
    <w:p>
      <w:pPr>
        <w:numPr>
          <w:ilvl w:val="0"/>
          <w:numId w:val="7"/>
        </w:numPr>
        <w:spacing w:line="360" w:lineRule="auto"/>
        <w:rPr>
          <w:sz w:val="26"/>
          <w:szCs w:val="26"/>
        </w:rPr>
      </w:pPr>
      <w:r>
        <w:rPr>
          <w:sz w:val="26"/>
          <w:szCs w:val="26"/>
        </w:rPr>
        <w:t>Không ổn định.</w:t>
      </w:r>
    </w:p>
    <w:p>
      <w:pPr>
        <w:spacing w:line="360" w:lineRule="auto"/>
        <w:rPr>
          <w:b/>
          <w:bCs/>
          <w:sz w:val="26"/>
          <w:szCs w:val="26"/>
        </w:rPr>
      </w:pPr>
      <w:r>
        <w:rPr>
          <w:b/>
          <w:bCs/>
          <w:sz w:val="26"/>
          <w:szCs w:val="26"/>
        </w:rPr>
        <w:t>Sắp Xếp Nổi Bọt (Bubble Sort)</w:t>
      </w:r>
    </w:p>
    <w:p>
      <w:pPr>
        <w:spacing w:line="360" w:lineRule="auto"/>
        <w:rPr>
          <w:sz w:val="26"/>
          <w:szCs w:val="26"/>
        </w:rPr>
      </w:pPr>
      <w:r>
        <w:rPr>
          <w:b/>
          <w:bCs/>
          <w:sz w:val="26"/>
          <w:szCs w:val="26"/>
        </w:rPr>
        <w:t>Ưu điểm:</w:t>
      </w:r>
    </w:p>
    <w:p>
      <w:pPr>
        <w:numPr>
          <w:ilvl w:val="0"/>
          <w:numId w:val="7"/>
        </w:numPr>
        <w:spacing w:line="360" w:lineRule="auto"/>
        <w:rPr>
          <w:sz w:val="26"/>
          <w:szCs w:val="26"/>
        </w:rPr>
      </w:pPr>
      <w:r>
        <w:rPr>
          <w:sz w:val="26"/>
          <w:szCs w:val="26"/>
        </w:rPr>
        <w:t>Cực kỳ đơn giản để hiểu và cài đặt.</w:t>
      </w:r>
    </w:p>
    <w:p>
      <w:pPr>
        <w:numPr>
          <w:ilvl w:val="0"/>
          <w:numId w:val="7"/>
        </w:numPr>
        <w:spacing w:line="360" w:lineRule="auto"/>
        <w:rPr>
          <w:sz w:val="26"/>
          <w:szCs w:val="26"/>
        </w:rPr>
      </w:pPr>
      <w:r>
        <w:rPr>
          <w:sz w:val="26"/>
          <w:szCs w:val="26"/>
        </w:rPr>
        <w:t>Ổn định.</w:t>
      </w:r>
    </w:p>
    <w:p>
      <w:pPr>
        <w:spacing w:line="360" w:lineRule="auto"/>
        <w:rPr>
          <w:b/>
          <w:bCs/>
          <w:sz w:val="26"/>
          <w:szCs w:val="26"/>
        </w:rPr>
      </w:pPr>
      <w:r>
        <w:rPr>
          <w:b/>
          <w:bCs/>
          <w:sz w:val="26"/>
          <w:szCs w:val="26"/>
        </w:rPr>
        <w:t>Nhược điểm:</w:t>
      </w:r>
    </w:p>
    <w:p>
      <w:pPr>
        <w:numPr>
          <w:ilvl w:val="0"/>
          <w:numId w:val="7"/>
        </w:numPr>
        <w:spacing w:line="360" w:lineRule="auto"/>
        <w:rPr>
          <w:sz w:val="26"/>
          <w:szCs w:val="26"/>
          <w:lang w:val="pt-BR"/>
        </w:rPr>
      </w:pPr>
      <w:r>
        <w:rPr>
          <w:sz w:val="26"/>
          <w:szCs w:val="26"/>
          <w:lang w:val="pt-BR"/>
        </w:rPr>
        <w:t>Không hiệu quả với danh sách lớn (O(n^2)).</w:t>
      </w:r>
    </w:p>
    <w:p>
      <w:pPr>
        <w:numPr>
          <w:ilvl w:val="0"/>
          <w:numId w:val="7"/>
        </w:numPr>
        <w:spacing w:line="360" w:lineRule="auto"/>
        <w:rPr>
          <w:sz w:val="26"/>
          <w:szCs w:val="26"/>
          <w:lang w:val="pt-BR"/>
        </w:rPr>
      </w:pPr>
      <w:r>
        <w:rPr>
          <w:sz w:val="26"/>
          <w:szCs w:val="26"/>
          <w:lang w:val="pt-BR"/>
        </w:rPr>
        <w:t>Thường bị thay thế bởi thuật toán sắp xếp khác hiệu quả hơn.</w:t>
      </w:r>
    </w:p>
    <w:p>
      <w:pPr>
        <w:spacing w:line="360" w:lineRule="auto"/>
        <w:rPr>
          <w:b/>
          <w:bCs/>
          <w:sz w:val="26"/>
          <w:szCs w:val="26"/>
        </w:rPr>
      </w:pPr>
      <w:r>
        <w:rPr>
          <w:b/>
          <w:bCs/>
          <w:sz w:val="26"/>
          <w:szCs w:val="26"/>
        </w:rPr>
        <w:t>Sắp Xếp Hợp Nhất (Merge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ổn định O(n log n).</w:t>
      </w:r>
    </w:p>
    <w:p>
      <w:pPr>
        <w:numPr>
          <w:ilvl w:val="0"/>
          <w:numId w:val="7"/>
        </w:numPr>
        <w:spacing w:line="360" w:lineRule="auto"/>
        <w:rPr>
          <w:sz w:val="26"/>
          <w:szCs w:val="26"/>
          <w:lang w:val="pt-BR"/>
        </w:rPr>
      </w:pPr>
      <w:r>
        <w:rPr>
          <w:sz w:val="26"/>
          <w:szCs w:val="26"/>
          <w:lang w:val="pt-BR"/>
        </w:rPr>
        <w:t>Hiệu quả với danh sách lớn.</w:t>
      </w:r>
    </w:p>
    <w:p>
      <w:pPr>
        <w:numPr>
          <w:ilvl w:val="0"/>
          <w:numId w:val="7"/>
        </w:numPr>
        <w:spacing w:line="360" w:lineRule="auto"/>
        <w:rPr>
          <w:sz w:val="26"/>
          <w:szCs w:val="26"/>
        </w:rPr>
      </w:pPr>
      <w:r>
        <w:rPr>
          <w:sz w:val="26"/>
          <w:szCs w:val="26"/>
        </w:rPr>
        <w:t>Ổn định.</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Cần không gian bổ sung.</w:t>
      </w:r>
    </w:p>
    <w:p>
      <w:pPr>
        <w:numPr>
          <w:ilvl w:val="0"/>
          <w:numId w:val="7"/>
        </w:numPr>
        <w:spacing w:line="360" w:lineRule="auto"/>
        <w:rPr>
          <w:sz w:val="26"/>
          <w:szCs w:val="26"/>
        </w:rPr>
      </w:pPr>
      <w:r>
        <w:rPr>
          <w:sz w:val="26"/>
          <w:szCs w:val="26"/>
        </w:rPr>
        <w:t>Có thể không hiệu quả cho danh sách nhỏ.</w:t>
      </w:r>
    </w:p>
    <w:p>
      <w:pPr>
        <w:spacing w:line="360" w:lineRule="auto"/>
        <w:rPr>
          <w:b/>
          <w:bCs/>
          <w:sz w:val="26"/>
          <w:szCs w:val="26"/>
        </w:rPr>
      </w:pPr>
      <w:r>
        <w:rPr>
          <w:b/>
          <w:bCs/>
          <w:sz w:val="26"/>
          <w:szCs w:val="26"/>
        </w:rPr>
        <w:t>Sắp Xếp Nhanh (Quick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cao trung bình O(n log n).</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Linh hoạt với lựa chọn pivot.</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ổn định.</w:t>
      </w:r>
    </w:p>
    <w:p>
      <w:pPr>
        <w:numPr>
          <w:ilvl w:val="0"/>
          <w:numId w:val="7"/>
        </w:numPr>
        <w:spacing w:line="360" w:lineRule="auto"/>
        <w:rPr>
          <w:sz w:val="26"/>
          <w:szCs w:val="26"/>
        </w:rPr>
      </w:pPr>
      <w:r>
        <w:rPr>
          <w:sz w:val="26"/>
          <w:szCs w:val="26"/>
        </w:rPr>
        <w:t>Có thể kém hiệu quả (O(n^2)) với dữ liệu đặc biệt.</w:t>
      </w:r>
    </w:p>
    <w:p>
      <w:pPr>
        <w:spacing w:line="360" w:lineRule="auto"/>
        <w:rPr>
          <w:b/>
          <w:bCs/>
          <w:sz w:val="26"/>
          <w:szCs w:val="26"/>
        </w:rPr>
      </w:pPr>
      <w:r>
        <w:rPr>
          <w:b/>
          <w:bCs/>
          <w:sz w:val="26"/>
          <w:szCs w:val="26"/>
        </w:rPr>
        <w:t>Sắp Xếp Heap (Heap Sort)</w:t>
      </w:r>
    </w:p>
    <w:p>
      <w:pPr>
        <w:spacing w:line="360" w:lineRule="auto"/>
        <w:rPr>
          <w:b/>
          <w:bCs/>
          <w:sz w:val="26"/>
          <w:szCs w:val="26"/>
        </w:rPr>
      </w:pPr>
      <w:r>
        <w:rPr>
          <w:b/>
          <w:bCs/>
          <w:sz w:val="26"/>
          <w:szCs w:val="26"/>
        </w:rPr>
        <w:t>Ưu điểm:</w:t>
      </w:r>
    </w:p>
    <w:p>
      <w:pPr>
        <w:numPr>
          <w:ilvl w:val="0"/>
          <w:numId w:val="7"/>
        </w:numPr>
        <w:spacing w:line="360" w:lineRule="auto"/>
        <w:rPr>
          <w:sz w:val="26"/>
          <w:szCs w:val="26"/>
          <w:lang w:val="pt-BR"/>
        </w:rPr>
      </w:pPr>
      <w:r>
        <w:rPr>
          <w:sz w:val="26"/>
          <w:szCs w:val="26"/>
          <w:lang w:val="pt-BR"/>
        </w:rPr>
        <w:t>Hiệu suất ổn định O(n log n).</w:t>
      </w:r>
    </w:p>
    <w:p>
      <w:pPr>
        <w:numPr>
          <w:ilvl w:val="0"/>
          <w:numId w:val="7"/>
        </w:numPr>
        <w:spacing w:line="360" w:lineRule="auto"/>
        <w:rPr>
          <w:sz w:val="26"/>
          <w:szCs w:val="26"/>
        </w:rPr>
      </w:pPr>
      <w:r>
        <w:rPr>
          <w:sz w:val="26"/>
          <w:szCs w:val="26"/>
        </w:rPr>
        <w:t>Không cần không gian bổ sung.</w:t>
      </w:r>
    </w:p>
    <w:p>
      <w:pPr>
        <w:numPr>
          <w:ilvl w:val="0"/>
          <w:numId w:val="7"/>
        </w:numPr>
        <w:spacing w:line="360" w:lineRule="auto"/>
        <w:rPr>
          <w:sz w:val="26"/>
          <w:szCs w:val="26"/>
        </w:rPr>
      </w:pPr>
      <w:r>
        <w:rPr>
          <w:sz w:val="26"/>
          <w:szCs w:val="26"/>
        </w:rPr>
        <w:t>Hiệu quả cho dữ liệu lớn.</w:t>
      </w:r>
    </w:p>
    <w:p>
      <w:pPr>
        <w:spacing w:line="360" w:lineRule="auto"/>
        <w:rPr>
          <w:b/>
          <w:bCs/>
          <w:sz w:val="26"/>
          <w:szCs w:val="26"/>
        </w:rPr>
      </w:pPr>
      <w:r>
        <w:rPr>
          <w:b/>
          <w:bCs/>
          <w:sz w:val="26"/>
          <w:szCs w:val="26"/>
        </w:rPr>
        <w:t>Nhược điểm:</w:t>
      </w:r>
    </w:p>
    <w:p>
      <w:pPr>
        <w:numPr>
          <w:ilvl w:val="0"/>
          <w:numId w:val="7"/>
        </w:numPr>
        <w:spacing w:line="360" w:lineRule="auto"/>
        <w:rPr>
          <w:sz w:val="26"/>
          <w:szCs w:val="26"/>
        </w:rPr>
      </w:pPr>
      <w:r>
        <w:rPr>
          <w:sz w:val="26"/>
          <w:szCs w:val="26"/>
        </w:rPr>
        <w:t>Không ổn định.</w:t>
      </w:r>
    </w:p>
    <w:p>
      <w:pPr>
        <w:numPr>
          <w:ilvl w:val="0"/>
          <w:numId w:val="7"/>
        </w:numPr>
        <w:spacing w:line="360" w:lineRule="auto"/>
        <w:rPr>
          <w:sz w:val="26"/>
          <w:szCs w:val="26"/>
        </w:rPr>
      </w:pPr>
      <w:r>
        <w:rPr>
          <w:sz w:val="26"/>
          <w:szCs w:val="26"/>
        </w:rPr>
        <w:t>Có thể kém hiệu quả hơn so với Quick Sort trong một số trường hợp.</w:t>
      </w:r>
    </w:p>
    <w:p>
      <w:pPr>
        <w:spacing w:line="360" w:lineRule="auto"/>
        <w:rPr>
          <w:sz w:val="26"/>
          <w:szCs w:val="26"/>
        </w:rPr>
      </w:pPr>
    </w:p>
    <w:p>
      <w:pPr>
        <w:pStyle w:val="4"/>
        <w:tabs>
          <w:tab w:val="left" w:pos="900"/>
          <w:tab w:val="clear" w:pos="0"/>
        </w:tabs>
        <w:spacing w:line="360" w:lineRule="auto"/>
        <w:ind w:hanging="540"/>
        <w:rPr>
          <w:color w:val="auto"/>
          <w:sz w:val="26"/>
          <w:szCs w:val="26"/>
        </w:rPr>
      </w:pPr>
      <w:bookmarkStart w:id="24" w:name="_Toc27774"/>
      <w:bookmarkStart w:id="25" w:name="_Toc18918"/>
      <w:r>
        <w:rPr>
          <w:color w:val="auto"/>
          <w:sz w:val="26"/>
          <w:szCs w:val="26"/>
        </w:rPr>
        <w:t>Cách thức hoạt động</w:t>
      </w:r>
      <w:bookmarkEnd w:id="24"/>
      <w:bookmarkEnd w:id="25"/>
    </w:p>
    <w:p>
      <w:pPr>
        <w:spacing w:line="360" w:lineRule="auto"/>
        <w:rPr>
          <w:sz w:val="26"/>
          <w:szCs w:val="26"/>
        </w:rPr>
      </w:pPr>
      <w:r>
        <w:tab/>
      </w:r>
      <w:r>
        <w:rPr>
          <w:sz w:val="26"/>
          <w:szCs w:val="26"/>
        </w:rPr>
        <w:t>Mỗi thuật toán sắp xếp có cách thức hoạt động riêng biệt, phản ánh cách tiếp cận khác nhau để sắp xếp dữ liệu. Dưới đây là cách thức hoạt động của một số thuật toán sắp xếp phổ biến:</w:t>
      </w:r>
    </w:p>
    <w:p>
      <w:pPr>
        <w:spacing w:line="360" w:lineRule="auto"/>
        <w:rPr>
          <w:b/>
          <w:bCs/>
          <w:sz w:val="26"/>
          <w:szCs w:val="26"/>
        </w:rPr>
      </w:pPr>
      <w:r>
        <w:rPr>
          <w:b/>
          <w:bCs/>
          <w:sz w:val="26"/>
          <w:szCs w:val="26"/>
        </w:rPr>
        <w:t>Sắp Xếp Chèn (Insertion Sort)</w:t>
      </w:r>
    </w:p>
    <w:p>
      <w:pPr>
        <w:numPr>
          <w:ilvl w:val="0"/>
          <w:numId w:val="8"/>
        </w:numPr>
        <w:spacing w:line="360" w:lineRule="auto"/>
        <w:rPr>
          <w:sz w:val="26"/>
          <w:szCs w:val="26"/>
        </w:rPr>
      </w:pPr>
      <w:r>
        <w:rPr>
          <w:sz w:val="26"/>
          <w:szCs w:val="26"/>
        </w:rPr>
        <w:t>Bắt đầu từ phần tử thứ hai của danh sách.</w:t>
      </w:r>
    </w:p>
    <w:p>
      <w:pPr>
        <w:numPr>
          <w:ilvl w:val="0"/>
          <w:numId w:val="8"/>
        </w:numPr>
        <w:spacing w:line="360" w:lineRule="auto"/>
        <w:rPr>
          <w:sz w:val="26"/>
          <w:szCs w:val="26"/>
        </w:rPr>
      </w:pPr>
      <w:r>
        <w:rPr>
          <w:sz w:val="26"/>
          <w:szCs w:val="26"/>
        </w:rPr>
        <w:t>So sánh phần tử hiện tại với các phần tử trước đó và chèn nó vào vị trí thích hợp sao cho phần danh sách đã xét luôn ở trạng thái sắp xếp.</w:t>
      </w:r>
    </w:p>
    <w:p>
      <w:pPr>
        <w:numPr>
          <w:ilvl w:val="0"/>
          <w:numId w:val="8"/>
        </w:numPr>
        <w:spacing w:line="360" w:lineRule="auto"/>
        <w:rPr>
          <w:sz w:val="26"/>
          <w:szCs w:val="26"/>
        </w:rPr>
      </w:pPr>
      <w:r>
        <w:rPr>
          <w:sz w:val="26"/>
          <w:szCs w:val="26"/>
        </w:rPr>
        <w:t>Lặp lại quá trình cho mỗi phần tử.</w:t>
      </w:r>
    </w:p>
    <w:p>
      <w:pPr>
        <w:spacing w:line="360" w:lineRule="auto"/>
        <w:rPr>
          <w:b/>
          <w:bCs/>
          <w:sz w:val="26"/>
          <w:szCs w:val="26"/>
        </w:rPr>
      </w:pPr>
      <w:r>
        <w:rPr>
          <w:b/>
          <w:bCs/>
          <w:sz w:val="26"/>
          <w:szCs w:val="26"/>
        </w:rPr>
        <w:t>Sắp Xếp Chọn (Selection Sort)</w:t>
      </w:r>
    </w:p>
    <w:p>
      <w:pPr>
        <w:numPr>
          <w:ilvl w:val="0"/>
          <w:numId w:val="8"/>
        </w:numPr>
        <w:spacing w:line="360" w:lineRule="auto"/>
        <w:rPr>
          <w:sz w:val="26"/>
          <w:szCs w:val="26"/>
        </w:rPr>
      </w:pPr>
      <w:r>
        <w:rPr>
          <w:sz w:val="26"/>
          <w:szCs w:val="26"/>
        </w:rPr>
        <w:t>Tìm phần tử nhỏ nhất (hoặc lớn nhất) trong danh sách.</w:t>
      </w:r>
    </w:p>
    <w:p>
      <w:pPr>
        <w:numPr>
          <w:ilvl w:val="0"/>
          <w:numId w:val="8"/>
        </w:numPr>
        <w:spacing w:line="360" w:lineRule="auto"/>
        <w:rPr>
          <w:sz w:val="26"/>
          <w:szCs w:val="26"/>
        </w:rPr>
      </w:pPr>
      <w:r>
        <w:rPr>
          <w:sz w:val="26"/>
          <w:szCs w:val="26"/>
        </w:rPr>
        <w:t>Hoán đổi phần tử này với phần tử đầu tiên.</w:t>
      </w:r>
    </w:p>
    <w:p>
      <w:pPr>
        <w:numPr>
          <w:ilvl w:val="0"/>
          <w:numId w:val="8"/>
        </w:numPr>
        <w:spacing w:line="360" w:lineRule="auto"/>
        <w:rPr>
          <w:sz w:val="26"/>
          <w:szCs w:val="26"/>
        </w:rPr>
      </w:pPr>
      <w:r>
        <w:rPr>
          <w:sz w:val="26"/>
          <w:szCs w:val="26"/>
        </w:rPr>
        <w:t>Lặp lại quá trình với phần còn lại của danh sách, bỏ qua phần tử đầu tiên đã sắp xếp.</w:t>
      </w:r>
    </w:p>
    <w:p>
      <w:pPr>
        <w:spacing w:line="360" w:lineRule="auto"/>
        <w:rPr>
          <w:b/>
          <w:bCs/>
          <w:sz w:val="26"/>
          <w:szCs w:val="26"/>
        </w:rPr>
      </w:pPr>
      <w:r>
        <w:rPr>
          <w:b/>
          <w:bCs/>
          <w:sz w:val="26"/>
          <w:szCs w:val="26"/>
        </w:rPr>
        <w:t>Sắp Xếp Nổi Bọt (Bubble Sort)</w:t>
      </w:r>
    </w:p>
    <w:p>
      <w:pPr>
        <w:numPr>
          <w:ilvl w:val="0"/>
          <w:numId w:val="8"/>
        </w:numPr>
        <w:spacing w:line="360" w:lineRule="auto"/>
        <w:rPr>
          <w:sz w:val="26"/>
          <w:szCs w:val="26"/>
        </w:rPr>
      </w:pPr>
      <w:r>
        <w:rPr>
          <w:sz w:val="26"/>
          <w:szCs w:val="26"/>
        </w:rPr>
        <w:t>Lặp qua danh sách, so sánh các cặp phần tử liên tiếp.</w:t>
      </w:r>
    </w:p>
    <w:p>
      <w:pPr>
        <w:numPr>
          <w:ilvl w:val="0"/>
          <w:numId w:val="8"/>
        </w:numPr>
        <w:spacing w:line="360" w:lineRule="auto"/>
        <w:rPr>
          <w:sz w:val="26"/>
          <w:szCs w:val="26"/>
        </w:rPr>
      </w:pPr>
      <w:r>
        <w:rPr>
          <w:sz w:val="26"/>
          <w:szCs w:val="26"/>
        </w:rPr>
        <w:t>Hoán đổi chúng nếu chúng không theo thứ tự mong muốn (ví dụ: phần tử trước lớn hơn phần tử sau khi sắp xếp tăng dần).</w:t>
      </w:r>
    </w:p>
    <w:p>
      <w:pPr>
        <w:numPr>
          <w:ilvl w:val="0"/>
          <w:numId w:val="8"/>
        </w:numPr>
        <w:spacing w:line="360" w:lineRule="auto"/>
        <w:rPr>
          <w:sz w:val="26"/>
          <w:szCs w:val="26"/>
        </w:rPr>
      </w:pPr>
      <w:r>
        <w:rPr>
          <w:sz w:val="26"/>
          <w:szCs w:val="26"/>
        </w:rPr>
        <w:t>Tiếp tục quá trình cho đến khi không cần hoán đổi thêm, có nghĩa là danh sách đã được sắp xếp.</w:t>
      </w:r>
    </w:p>
    <w:p>
      <w:pPr>
        <w:spacing w:line="360" w:lineRule="auto"/>
        <w:rPr>
          <w:b/>
          <w:bCs/>
          <w:sz w:val="26"/>
          <w:szCs w:val="26"/>
        </w:rPr>
      </w:pPr>
      <w:r>
        <w:rPr>
          <w:b/>
          <w:bCs/>
          <w:sz w:val="26"/>
          <w:szCs w:val="26"/>
        </w:rPr>
        <w:t>Sắp Xếp Hợp Nhất (Merge Sort)</w:t>
      </w:r>
    </w:p>
    <w:p>
      <w:pPr>
        <w:numPr>
          <w:ilvl w:val="0"/>
          <w:numId w:val="8"/>
        </w:numPr>
        <w:spacing w:line="360" w:lineRule="auto"/>
        <w:rPr>
          <w:sz w:val="26"/>
          <w:szCs w:val="26"/>
        </w:rPr>
      </w:pPr>
      <w:r>
        <w:rPr>
          <w:sz w:val="26"/>
          <w:szCs w:val="26"/>
        </w:rPr>
        <w:t>Chia danh sách thành nửa đến khi mỗi phần chỉ còn một phần tử.</w:t>
      </w:r>
    </w:p>
    <w:p>
      <w:pPr>
        <w:numPr>
          <w:ilvl w:val="0"/>
          <w:numId w:val="8"/>
        </w:numPr>
        <w:spacing w:line="360" w:lineRule="auto"/>
        <w:rPr>
          <w:sz w:val="26"/>
          <w:szCs w:val="26"/>
        </w:rPr>
      </w:pPr>
      <w:r>
        <w:rPr>
          <w:sz w:val="26"/>
          <w:szCs w:val="26"/>
        </w:rPr>
        <w:t>Hợp nhất các phần này một cách có thứ tự, kết hợp từng cặp danh sách con đã sắp xếp thành một danh sách lớn hơn.</w:t>
      </w:r>
    </w:p>
    <w:p>
      <w:pPr>
        <w:numPr>
          <w:ilvl w:val="0"/>
          <w:numId w:val="8"/>
        </w:numPr>
        <w:spacing w:line="360" w:lineRule="auto"/>
        <w:rPr>
          <w:sz w:val="26"/>
          <w:szCs w:val="26"/>
        </w:rPr>
      </w:pPr>
      <w:r>
        <w:rPr>
          <w:sz w:val="26"/>
          <w:szCs w:val="26"/>
        </w:rPr>
        <w:t>Tiếp tục quá trình hợp nhất cho đến khi tất cả các phần tử được kết hợp thành một danh sách hoàn chỉnh.</w:t>
      </w:r>
    </w:p>
    <w:p>
      <w:pPr>
        <w:spacing w:line="360" w:lineRule="auto"/>
        <w:rPr>
          <w:b/>
          <w:bCs/>
          <w:sz w:val="26"/>
          <w:szCs w:val="26"/>
        </w:rPr>
      </w:pPr>
      <w:r>
        <w:rPr>
          <w:b/>
          <w:bCs/>
          <w:sz w:val="26"/>
          <w:szCs w:val="26"/>
        </w:rPr>
        <w:t>Sắp Xếp Nhanh (Quick Sort)</w:t>
      </w:r>
    </w:p>
    <w:p>
      <w:pPr>
        <w:numPr>
          <w:ilvl w:val="0"/>
          <w:numId w:val="8"/>
        </w:numPr>
        <w:spacing w:line="360" w:lineRule="auto"/>
        <w:rPr>
          <w:sz w:val="26"/>
          <w:szCs w:val="26"/>
        </w:rPr>
      </w:pPr>
      <w:r>
        <w:rPr>
          <w:sz w:val="26"/>
          <w:szCs w:val="26"/>
        </w:rPr>
        <w:t>Chọn một phần tử làm chốt (pivot).</w:t>
      </w:r>
    </w:p>
    <w:p>
      <w:pPr>
        <w:numPr>
          <w:ilvl w:val="0"/>
          <w:numId w:val="8"/>
        </w:numPr>
        <w:spacing w:line="360" w:lineRule="auto"/>
        <w:rPr>
          <w:sz w:val="26"/>
          <w:szCs w:val="26"/>
        </w:rPr>
      </w:pPr>
      <w:r>
        <w:rPr>
          <w:sz w:val="26"/>
          <w:szCs w:val="26"/>
        </w:rPr>
        <w:t>Phân loại các phần tử còn lại thành hai nhóm: những phần tử nhỏ hơn chốt và những phần tử lớn hơn chốt.</w:t>
      </w:r>
    </w:p>
    <w:p>
      <w:pPr>
        <w:numPr>
          <w:ilvl w:val="0"/>
          <w:numId w:val="8"/>
        </w:numPr>
        <w:spacing w:line="360" w:lineRule="auto"/>
        <w:rPr>
          <w:sz w:val="26"/>
          <w:szCs w:val="26"/>
        </w:rPr>
      </w:pPr>
      <w:r>
        <w:rPr>
          <w:sz w:val="26"/>
          <w:szCs w:val="26"/>
        </w:rPr>
        <w:t>Áp dụng đệ quy cho cả hai nhóm và chốt.</w:t>
      </w:r>
    </w:p>
    <w:p>
      <w:pPr>
        <w:numPr>
          <w:ilvl w:val="0"/>
          <w:numId w:val="8"/>
        </w:numPr>
        <w:spacing w:line="360" w:lineRule="auto"/>
        <w:rPr>
          <w:sz w:val="26"/>
          <w:szCs w:val="26"/>
        </w:rPr>
      </w:pPr>
      <w:r>
        <w:rPr>
          <w:sz w:val="26"/>
          <w:szCs w:val="26"/>
        </w:rPr>
        <w:t>Lặp lại quá trình cho đến khi mỗi phần chỉ chứa một phần tử.</w:t>
      </w:r>
    </w:p>
    <w:p>
      <w:pPr>
        <w:spacing w:line="360" w:lineRule="auto"/>
        <w:rPr>
          <w:b/>
          <w:bCs/>
          <w:sz w:val="26"/>
          <w:szCs w:val="26"/>
        </w:rPr>
      </w:pPr>
      <w:r>
        <w:rPr>
          <w:b/>
          <w:bCs/>
          <w:sz w:val="26"/>
          <w:szCs w:val="26"/>
        </w:rPr>
        <w:t>Sắp Xếp Heap (Heap Sort)</w:t>
      </w:r>
    </w:p>
    <w:p>
      <w:pPr>
        <w:numPr>
          <w:ilvl w:val="0"/>
          <w:numId w:val="8"/>
        </w:numPr>
        <w:spacing w:line="360" w:lineRule="auto"/>
        <w:rPr>
          <w:sz w:val="26"/>
          <w:szCs w:val="26"/>
        </w:rPr>
      </w:pPr>
      <w:r>
        <w:rPr>
          <w:sz w:val="26"/>
          <w:szCs w:val="26"/>
        </w:rPr>
        <w:t>Xây dựng một heap từ dữ liệu đầu vào.</w:t>
      </w:r>
    </w:p>
    <w:p>
      <w:pPr>
        <w:numPr>
          <w:ilvl w:val="0"/>
          <w:numId w:val="8"/>
        </w:numPr>
        <w:spacing w:line="360" w:lineRule="auto"/>
        <w:rPr>
          <w:sz w:val="26"/>
          <w:szCs w:val="26"/>
        </w:rPr>
      </w:pPr>
      <w:r>
        <w:rPr>
          <w:sz w:val="26"/>
          <w:szCs w:val="26"/>
        </w:rPr>
        <w:t>Lặp lại quá trình loại bỏ phần tử đỉnh của heap (là phần tử lớn nhất trong max-heap hoặc nhỏ nhất trong min-heap) và tái cấu trúc heap.</w:t>
      </w:r>
    </w:p>
    <w:p>
      <w:pPr>
        <w:numPr>
          <w:ilvl w:val="0"/>
          <w:numId w:val="8"/>
        </w:numPr>
        <w:spacing w:line="360" w:lineRule="auto"/>
        <w:rPr>
          <w:sz w:val="26"/>
          <w:szCs w:val="26"/>
        </w:rPr>
      </w:pPr>
      <w:r>
        <w:rPr>
          <w:sz w:val="26"/>
          <w:szCs w:val="26"/>
        </w:rPr>
        <w:t>Sau khi loại bỏ hết các phần tử, danh sách sẽ được sắp xếp.</w:t>
      </w:r>
    </w:p>
    <w:p>
      <w:pPr>
        <w:spacing w:line="360" w:lineRule="auto"/>
        <w:rPr>
          <w:sz w:val="26"/>
          <w:szCs w:val="26"/>
        </w:rPr>
      </w:pPr>
    </w:p>
    <w:p>
      <w:pPr>
        <w:spacing w:line="360" w:lineRule="auto"/>
        <w:rPr>
          <w:sz w:val="26"/>
          <w:szCs w:val="26"/>
        </w:rPr>
      </w:pPr>
      <w:r>
        <w:rPr>
          <w:sz w:val="26"/>
          <w:szCs w:val="26"/>
        </w:rPr>
        <w:t>Mỗi thuật toán sắp xếp sử dụng một chiến lược riêng biệt, từ đơn giản đến phức tạp, và chúng có hiệu suất khác nhau tùy thuộc vào kích thước và loại dữ liệu đầu vào.</w:t>
      </w:r>
    </w:p>
    <w:p>
      <w:pPr>
        <w:pStyle w:val="3"/>
        <w:spacing w:line="360" w:lineRule="auto"/>
        <w:jc w:val="both"/>
        <w:rPr>
          <w:szCs w:val="28"/>
        </w:rPr>
      </w:pPr>
      <w:bookmarkStart w:id="26" w:name="_Toc12753"/>
      <w:bookmarkStart w:id="27" w:name="_Toc4030"/>
      <w:r>
        <w:rPr>
          <w:szCs w:val="28"/>
        </w:rPr>
        <w:t>Tổng quan về danh sách liên kết đơn</w:t>
      </w:r>
      <w:bookmarkEnd w:id="26"/>
      <w:bookmarkEnd w:id="27"/>
    </w:p>
    <w:p>
      <w:pPr>
        <w:pStyle w:val="4"/>
        <w:tabs>
          <w:tab w:val="left" w:pos="900"/>
          <w:tab w:val="clear" w:pos="0"/>
        </w:tabs>
        <w:spacing w:line="360" w:lineRule="auto"/>
        <w:ind w:hanging="540"/>
        <w:rPr>
          <w:color w:val="auto"/>
          <w:sz w:val="26"/>
          <w:szCs w:val="26"/>
        </w:rPr>
      </w:pPr>
      <w:bookmarkStart w:id="28" w:name="_Toc23961"/>
      <w:bookmarkStart w:id="29" w:name="_Toc22424"/>
      <w:r>
        <w:rPr>
          <w:color w:val="auto"/>
          <w:sz w:val="26"/>
          <w:szCs w:val="26"/>
        </w:rPr>
        <w:t>Tổng quan</w:t>
      </w:r>
      <w:bookmarkEnd w:id="28"/>
      <w:bookmarkEnd w:id="29"/>
    </w:p>
    <w:p>
      <w:pPr>
        <w:spacing w:line="360" w:lineRule="auto"/>
        <w:jc w:val="both"/>
        <w:rPr>
          <w:sz w:val="26"/>
          <w:szCs w:val="26"/>
        </w:rPr>
      </w:pPr>
      <w:r>
        <w:tab/>
      </w:r>
      <w:r>
        <w:rPr>
          <w:sz w:val="26"/>
          <w:szCs w:val="26"/>
        </w:rPr>
        <w:t>Danh sách liên kết đơn (Single Linked List) là một cấu trúc dữ liệu cơ bản trong lĩnh vực khoa học máy tính. Nó bao gồm một chuỗi các nút, trong đó mỗi nút chứa dữ liệu và một liên kết (thường là một con trỏ) tới nút tiếp theo trong chuỗi. Đây là những đặc điểm nổi bật của danh sách liên kết đơn:</w:t>
      </w:r>
    </w:p>
    <w:p>
      <w:pPr>
        <w:spacing w:line="360" w:lineRule="auto"/>
        <w:jc w:val="both"/>
        <w:rPr>
          <w:sz w:val="26"/>
          <w:szCs w:val="26"/>
        </w:rPr>
      </w:pPr>
      <w:r>
        <w:rPr>
          <w:b/>
          <w:bCs/>
          <w:sz w:val="26"/>
          <w:szCs w:val="26"/>
        </w:rPr>
        <w:t>Cấu trúc Nút (Node Structure):</w:t>
      </w:r>
      <w:r>
        <w:rPr>
          <w:sz w:val="26"/>
          <w:szCs w:val="26"/>
        </w:rPr>
        <w:t xml:space="preserve"> Mỗi nút trong danh sách liên kết đơn bao gồm hai phần:</w:t>
      </w:r>
    </w:p>
    <w:p>
      <w:pPr>
        <w:spacing w:line="360" w:lineRule="auto"/>
        <w:jc w:val="both"/>
        <w:rPr>
          <w:sz w:val="26"/>
          <w:szCs w:val="26"/>
        </w:rPr>
      </w:pPr>
      <w:r>
        <w:rPr>
          <w:b/>
          <w:bCs/>
          <w:sz w:val="26"/>
          <w:szCs w:val="26"/>
        </w:rPr>
        <w:t>Dữ liệu (Data):</w:t>
      </w:r>
      <w:r>
        <w:rPr>
          <w:sz w:val="26"/>
          <w:szCs w:val="26"/>
        </w:rPr>
        <w:t xml:space="preserve"> Phần này chứa thông tin hoặc giá trị mà nút đang lưu trữ.</w:t>
      </w:r>
    </w:p>
    <w:p>
      <w:pPr>
        <w:spacing w:line="360" w:lineRule="auto"/>
        <w:jc w:val="both"/>
        <w:rPr>
          <w:sz w:val="26"/>
          <w:szCs w:val="26"/>
        </w:rPr>
      </w:pPr>
      <w:r>
        <w:rPr>
          <w:b/>
          <w:bCs/>
          <w:sz w:val="26"/>
          <w:szCs w:val="26"/>
        </w:rPr>
        <w:t xml:space="preserve">Con trỏ (Pointer): </w:t>
      </w:r>
      <w:r>
        <w:rPr>
          <w:sz w:val="26"/>
          <w:szCs w:val="26"/>
        </w:rPr>
        <w:t>Phần này chứa địa chỉ của nút tiếp theo trong danh sách. Trong nút cuối cùng của danh sách, con trỏ này sẽ chỉ đến null hoặc không có giá trị, biểu thị rằng đó là nút cuối của danh sách.</w:t>
      </w:r>
    </w:p>
    <w:p>
      <w:pPr>
        <w:spacing w:line="360" w:lineRule="auto"/>
        <w:jc w:val="both"/>
        <w:rPr>
          <w:sz w:val="26"/>
          <w:szCs w:val="26"/>
        </w:rPr>
      </w:pPr>
      <w:r>
        <w:rPr>
          <w:b/>
          <w:bCs/>
          <w:sz w:val="26"/>
          <w:szCs w:val="26"/>
        </w:rPr>
        <w:t>Thêm (Insertion):</w:t>
      </w:r>
      <w:r>
        <w:rPr>
          <w:sz w:val="26"/>
          <w:szCs w:val="26"/>
        </w:rPr>
        <w:t xml:space="preserve"> Có thể thêm một nút mới vào đầu danh sách, cuối danh sách, hoặc giữa danh sách bằng cách điều chỉnh các liên kết của nút liền kề.</w:t>
      </w:r>
    </w:p>
    <w:p>
      <w:pPr>
        <w:spacing w:line="360" w:lineRule="auto"/>
        <w:jc w:val="both"/>
        <w:rPr>
          <w:sz w:val="26"/>
          <w:szCs w:val="26"/>
        </w:rPr>
      </w:pPr>
      <w:r>
        <w:rPr>
          <w:b/>
          <w:bCs/>
          <w:sz w:val="26"/>
          <w:szCs w:val="26"/>
        </w:rPr>
        <w:t>Xóa (Deletion):</w:t>
      </w:r>
      <w:r>
        <w:rPr>
          <w:sz w:val="26"/>
          <w:szCs w:val="26"/>
        </w:rPr>
        <w:t xml:space="preserve"> Có thể loại bỏ một nút khỏi danh sách bằng cách thay đổi liên kết của nút trước đó để trỏ tới nút tiếp theo của nút bị xóa.</w:t>
      </w:r>
    </w:p>
    <w:p>
      <w:pPr>
        <w:spacing w:line="360" w:lineRule="auto"/>
        <w:jc w:val="both"/>
        <w:rPr>
          <w:sz w:val="26"/>
          <w:szCs w:val="26"/>
        </w:rPr>
      </w:pPr>
      <w:r>
        <w:rPr>
          <w:b/>
          <w:bCs/>
          <w:sz w:val="26"/>
          <w:szCs w:val="26"/>
        </w:rPr>
        <w:t xml:space="preserve">Tìm kiếm (Search): </w:t>
      </w:r>
      <w:r>
        <w:rPr>
          <w:sz w:val="26"/>
          <w:szCs w:val="26"/>
        </w:rPr>
        <w:t>Có thể tìm kiếm một nút trong danh sách bằng cách duyệt qua từng nút và so sánh dữ liệu của chúng với dữ liệu cần tìm.</w:t>
      </w:r>
    </w:p>
    <w:p>
      <w:pPr>
        <w:spacing w:line="360" w:lineRule="auto"/>
        <w:jc w:val="both"/>
        <w:rPr>
          <w:sz w:val="26"/>
          <w:szCs w:val="26"/>
        </w:rPr>
      </w:pPr>
      <w:r>
        <w:rPr>
          <w:sz w:val="26"/>
          <w:szCs w:val="26"/>
        </w:rPr>
        <w:t>Danh sách liên kết đơn là một công cụ hữu ích trong nhiều tình huống như quản lý bộ nhớ động, triển khai các cấu trúc dữ liệu khác (như hàng đợi và ngăn xếp), và trong các thuật toán như sắp xếp và tìm kiếm.</w:t>
      </w:r>
    </w:p>
    <w:p>
      <w:pPr>
        <w:pStyle w:val="4"/>
        <w:tabs>
          <w:tab w:val="left" w:pos="900"/>
          <w:tab w:val="clear" w:pos="0"/>
        </w:tabs>
        <w:spacing w:line="360" w:lineRule="auto"/>
        <w:ind w:hanging="540"/>
        <w:rPr>
          <w:color w:val="auto"/>
          <w:sz w:val="26"/>
          <w:szCs w:val="26"/>
        </w:rPr>
      </w:pPr>
      <w:bookmarkStart w:id="30" w:name="_Toc20379"/>
      <w:bookmarkStart w:id="31" w:name="_Toc30640"/>
      <w:r>
        <w:rPr>
          <w:color w:val="auto"/>
          <w:sz w:val="26"/>
          <w:szCs w:val="26"/>
        </w:rPr>
        <w:t>Ưu điểm và nhược điểm</w:t>
      </w:r>
      <w:bookmarkEnd w:id="30"/>
      <w:bookmarkEnd w:id="31"/>
    </w:p>
    <w:p>
      <w:pPr>
        <w:spacing w:line="360" w:lineRule="auto"/>
        <w:jc w:val="both"/>
        <w:rPr>
          <w:sz w:val="26"/>
          <w:szCs w:val="26"/>
        </w:rPr>
      </w:pPr>
      <w:r>
        <w:rPr>
          <w:sz w:val="26"/>
          <w:szCs w:val="26"/>
        </w:rPr>
        <w:tab/>
      </w:r>
      <w:r>
        <w:rPr>
          <w:sz w:val="26"/>
          <w:szCs w:val="26"/>
        </w:rPr>
        <w:t>Danh sách liên kết đơn (Single Linked List) có cả ưu và nhược điểm khi so sánh với các cấu trúc dữ liệu khác như mảng. Dưới đây là chi tiết về các ưu điểm và nhược điểm của nó:</w:t>
      </w:r>
    </w:p>
    <w:p>
      <w:pPr>
        <w:spacing w:line="360" w:lineRule="auto"/>
        <w:jc w:val="both"/>
        <w:rPr>
          <w:b/>
          <w:bCs/>
          <w:sz w:val="26"/>
          <w:szCs w:val="26"/>
        </w:rPr>
      </w:pPr>
      <w:r>
        <w:rPr>
          <w:b/>
          <w:bCs/>
          <w:sz w:val="26"/>
          <w:szCs w:val="26"/>
        </w:rPr>
        <w:t>Ưu điểm:</w:t>
      </w:r>
    </w:p>
    <w:p>
      <w:pPr>
        <w:spacing w:line="360" w:lineRule="auto"/>
        <w:jc w:val="both"/>
        <w:rPr>
          <w:sz w:val="26"/>
          <w:szCs w:val="26"/>
        </w:rPr>
      </w:pPr>
      <w:r>
        <w:rPr>
          <w:b/>
          <w:bCs/>
          <w:sz w:val="26"/>
          <w:szCs w:val="26"/>
        </w:rPr>
        <w:t>Động và Linh hoạt trong Quản lý Bộ nhớ:</w:t>
      </w:r>
      <w:r>
        <w:rPr>
          <w:sz w:val="26"/>
          <w:szCs w:val="26"/>
        </w:rPr>
        <w:t xml:space="preserve"> Không giống như mảng, danh sách liên kết đơn không yêu cầu kích thước cố định hoặc cấp phát bộ nhớ trước. Bạn có thể thêm hoặc xóa các nút một cách linh hoạt mà không cần lo lắng về kích thước.</w:t>
      </w:r>
    </w:p>
    <w:p>
      <w:pPr>
        <w:spacing w:line="360" w:lineRule="auto"/>
        <w:jc w:val="both"/>
        <w:rPr>
          <w:sz w:val="26"/>
          <w:szCs w:val="26"/>
        </w:rPr>
      </w:pPr>
      <w:r>
        <w:rPr>
          <w:b/>
          <w:bCs/>
          <w:sz w:val="26"/>
          <w:szCs w:val="26"/>
        </w:rPr>
        <w:t>Chèn và Xóa Hiệu quả:</w:t>
      </w:r>
      <w:r>
        <w:rPr>
          <w:sz w:val="26"/>
          <w:szCs w:val="26"/>
        </w:rPr>
        <w:t xml:space="preserve"> Thêm hoặc xóa một nút trong danh sách liên kết đơn chỉ cần thay đổi liên kết của nút liền kề, điều này nhanh hơn nhiều so với việc phải dịch chuyển các phần tử như trong mảng.</w:t>
      </w:r>
    </w:p>
    <w:p>
      <w:pPr>
        <w:spacing w:line="360" w:lineRule="auto"/>
        <w:jc w:val="both"/>
        <w:rPr>
          <w:sz w:val="26"/>
          <w:szCs w:val="26"/>
        </w:rPr>
      </w:pPr>
      <w:r>
        <w:rPr>
          <w:b/>
          <w:bCs/>
          <w:sz w:val="26"/>
          <w:szCs w:val="26"/>
        </w:rPr>
        <w:t>Không Cần Phải Di chuyển Phần tử:</w:t>
      </w:r>
      <w:r>
        <w:rPr>
          <w:sz w:val="26"/>
          <w:szCs w:val="26"/>
        </w:rPr>
        <w:t xml:space="preserve"> Khi thêm hoặc xóa các phần tử, không cần di chuyển các phần tử khác (trừ khi cần di chuyển qua các nút để tìm vị trí chèn hoặc xóa).</w:t>
      </w:r>
    </w:p>
    <w:p>
      <w:pPr>
        <w:spacing w:line="360" w:lineRule="auto"/>
        <w:jc w:val="both"/>
        <w:rPr>
          <w:sz w:val="26"/>
          <w:szCs w:val="26"/>
        </w:rPr>
      </w:pPr>
      <w:r>
        <w:rPr>
          <w:b/>
          <w:bCs/>
          <w:sz w:val="26"/>
          <w:szCs w:val="26"/>
        </w:rPr>
        <w:t>Phù hợp cho Kích thước không Xác định hoặc Thay đổi:</w:t>
      </w:r>
      <w:r>
        <w:rPr>
          <w:sz w:val="26"/>
          <w:szCs w:val="26"/>
        </w:rPr>
        <w:t xml:space="preserve"> Đối với các trường hợp mà số lượng phần tử không thể xác định trước hoặc thay đổi thường xuyên, danh sách liên kết đơn là lựa chọn tốt.</w:t>
      </w:r>
    </w:p>
    <w:p>
      <w:pPr>
        <w:spacing w:line="360" w:lineRule="auto"/>
        <w:jc w:val="both"/>
        <w:rPr>
          <w:b/>
          <w:bCs/>
          <w:sz w:val="26"/>
          <w:szCs w:val="26"/>
        </w:rPr>
      </w:pPr>
      <w:r>
        <w:rPr>
          <w:b/>
          <w:bCs/>
          <w:sz w:val="26"/>
          <w:szCs w:val="26"/>
        </w:rPr>
        <w:t>Nhược điểm:</w:t>
      </w:r>
    </w:p>
    <w:p>
      <w:pPr>
        <w:spacing w:line="360" w:lineRule="auto"/>
        <w:jc w:val="both"/>
        <w:rPr>
          <w:sz w:val="26"/>
          <w:szCs w:val="26"/>
        </w:rPr>
      </w:pPr>
      <w:r>
        <w:rPr>
          <w:b/>
          <w:bCs/>
          <w:sz w:val="26"/>
          <w:szCs w:val="26"/>
        </w:rPr>
        <w:t>Truy cập Tuyến tính:</w:t>
      </w:r>
      <w:r>
        <w:rPr>
          <w:sz w:val="26"/>
          <w:szCs w:val="26"/>
        </w:rPr>
        <w:t xml:space="preserve"> Khác với mảng cho phép truy cập ngẫu nhiên, danh sách liên kết đơn yêu cầu duyệt qua từng nút để tìm một phần tử cụ thể, điều này có thể mất nhiều thời gian với danh sách dài.</w:t>
      </w:r>
    </w:p>
    <w:p>
      <w:pPr>
        <w:spacing w:line="360" w:lineRule="auto"/>
        <w:jc w:val="both"/>
        <w:rPr>
          <w:sz w:val="26"/>
          <w:szCs w:val="26"/>
        </w:rPr>
      </w:pPr>
      <w:r>
        <w:rPr>
          <w:b/>
          <w:bCs/>
          <w:sz w:val="26"/>
          <w:szCs w:val="26"/>
        </w:rPr>
        <w:t>Tiêu tốn Bộ nhớ Hơn:</w:t>
      </w:r>
      <w:r>
        <w:rPr>
          <w:sz w:val="26"/>
          <w:szCs w:val="26"/>
        </w:rPr>
        <w:t xml:space="preserve"> Mỗi nút trong danh sách liên kết đơn không chỉ chứa dữ liệu mà còn có thêm bộ nhớ cho con trỏ, điều này nghĩa là nó tiêu tốn bộ nhớ hơn so với mảng.</w:t>
      </w:r>
    </w:p>
    <w:p>
      <w:pPr>
        <w:spacing w:line="360" w:lineRule="auto"/>
        <w:jc w:val="both"/>
        <w:rPr>
          <w:sz w:val="26"/>
          <w:szCs w:val="26"/>
        </w:rPr>
      </w:pPr>
      <w:r>
        <w:rPr>
          <w:b/>
          <w:bCs/>
          <w:sz w:val="26"/>
          <w:szCs w:val="26"/>
        </w:rPr>
        <w:t>Không Có Lợi Ích từ Bộ nhớ Cache:</w:t>
      </w:r>
      <w:r>
        <w:rPr>
          <w:sz w:val="26"/>
          <w:szCs w:val="26"/>
        </w:rPr>
        <w:t xml:space="preserve"> Do các nút không nhất thiết phải được lưu trữ liên tục trong bộ nhớ, danh sách liên kết thường không tận dụng được hiệu quả từ bộ nhớ cache như mảng.</w:t>
      </w:r>
    </w:p>
    <w:p>
      <w:pPr>
        <w:spacing w:line="360" w:lineRule="auto"/>
        <w:jc w:val="both"/>
        <w:rPr>
          <w:sz w:val="26"/>
          <w:szCs w:val="26"/>
        </w:rPr>
      </w:pPr>
      <w:r>
        <w:rPr>
          <w:b/>
          <w:bCs/>
          <w:sz w:val="26"/>
          <w:szCs w:val="26"/>
        </w:rPr>
        <w:t>Phức tạp hơn trong Triển khai:</w:t>
      </w:r>
      <w:r>
        <w:rPr>
          <w:sz w:val="26"/>
          <w:szCs w:val="26"/>
        </w:rPr>
        <w:t xml:space="preserve"> Việc lập trình và quản lý danh sách liên kết đơn thường phức tạp hơn so với việc sử dụng mảng đơn giản.</w:t>
      </w:r>
    </w:p>
    <w:p>
      <w:pPr>
        <w:spacing w:line="360" w:lineRule="auto"/>
        <w:jc w:val="both"/>
      </w:pPr>
      <w:r>
        <w:rPr>
          <w:sz w:val="26"/>
          <w:szCs w:val="26"/>
        </w:rPr>
        <w:t>Như vậy, việc chọn sử dụng danh sách liên kết đơn hay một cấu trúc dữ liệu khác phụ thuộc vào yêu cầu cụ thể của bài toán và ưu tiên về hiệu suất, bộ nhớ, và độ phức tạp của mã nguồn.</w:t>
      </w:r>
    </w:p>
    <w:p>
      <w:pPr>
        <w:pStyle w:val="4"/>
        <w:tabs>
          <w:tab w:val="left" w:pos="900"/>
          <w:tab w:val="clear" w:pos="0"/>
        </w:tabs>
        <w:spacing w:line="360" w:lineRule="auto"/>
        <w:ind w:hanging="540"/>
        <w:rPr>
          <w:color w:val="auto"/>
          <w:sz w:val="26"/>
          <w:szCs w:val="26"/>
        </w:rPr>
      </w:pPr>
      <w:bookmarkStart w:id="32" w:name="_Toc19233"/>
      <w:bookmarkStart w:id="33" w:name="_Toc31158"/>
      <w:r>
        <w:rPr>
          <w:color w:val="auto"/>
        </w:rPr>
        <w:t>Cách thức hoạt động</w:t>
      </w:r>
      <w:bookmarkEnd w:id="32"/>
      <w:bookmarkEnd w:id="33"/>
    </w:p>
    <w:p>
      <w:pPr>
        <w:spacing w:line="360" w:lineRule="auto"/>
        <w:rPr>
          <w:sz w:val="26"/>
          <w:szCs w:val="26"/>
        </w:rPr>
      </w:pPr>
      <w:r>
        <w:tab/>
      </w:r>
      <w:r>
        <w:rPr>
          <w:sz w:val="26"/>
          <w:szCs w:val="26"/>
        </w:rPr>
        <w:t>Danh sách liên kết đơn hoạt động dựa trên một cấu trúc dữ liệu linh hoạt, cho phép lưu trữ một dãy các phần tử theo một cách không liên tục trong bộ nhớ. Cách thức hoạt động cụ thể của danh sách liên kết đơn bao gồm các khía cạnh sau:</w:t>
      </w:r>
    </w:p>
    <w:p>
      <w:pPr>
        <w:spacing w:line="360" w:lineRule="auto"/>
        <w:rPr>
          <w:b/>
          <w:bCs/>
          <w:sz w:val="26"/>
          <w:szCs w:val="26"/>
        </w:rPr>
      </w:pPr>
      <w:r>
        <w:rPr>
          <w:b/>
          <w:bCs/>
          <w:sz w:val="26"/>
          <w:szCs w:val="26"/>
        </w:rPr>
        <w:t>Cấu Trúc Nút (Node Structure):</w:t>
      </w:r>
    </w:p>
    <w:p>
      <w:pPr>
        <w:numPr>
          <w:ilvl w:val="0"/>
          <w:numId w:val="9"/>
        </w:numPr>
        <w:spacing w:line="360" w:lineRule="auto"/>
        <w:rPr>
          <w:sz w:val="26"/>
          <w:szCs w:val="26"/>
        </w:rPr>
      </w:pPr>
      <w:r>
        <w:rPr>
          <w:sz w:val="26"/>
          <w:szCs w:val="26"/>
        </w:rPr>
        <w:t>Mỗi nút trong danh sách liên kết đơn chứa hai thành phần chính: dữ liệu và một con trỏ.</w:t>
      </w:r>
    </w:p>
    <w:p>
      <w:pPr>
        <w:spacing w:line="360" w:lineRule="auto"/>
        <w:rPr>
          <w:sz w:val="26"/>
          <w:szCs w:val="26"/>
        </w:rPr>
      </w:pPr>
      <w:r>
        <w:rPr>
          <w:b/>
          <w:bCs/>
          <w:sz w:val="26"/>
          <w:szCs w:val="26"/>
        </w:rPr>
        <w:t>Truy cập và Duyệt qua Danh sách:</w:t>
      </w:r>
    </w:p>
    <w:p>
      <w:pPr>
        <w:numPr>
          <w:ilvl w:val="0"/>
          <w:numId w:val="10"/>
        </w:numPr>
        <w:spacing w:line="360" w:lineRule="auto"/>
        <w:rPr>
          <w:sz w:val="26"/>
          <w:szCs w:val="26"/>
        </w:rPr>
      </w:pPr>
      <w:r>
        <w:rPr>
          <w:sz w:val="26"/>
          <w:szCs w:val="26"/>
        </w:rPr>
        <w:t>Để truy cập hoặc duyệt qua danh sách, bạn bắt đầu từ nút đầu tiên (được gọi là "đầu" của danh sách).</w:t>
      </w:r>
    </w:p>
    <w:p>
      <w:pPr>
        <w:numPr>
          <w:ilvl w:val="0"/>
          <w:numId w:val="10"/>
        </w:numPr>
        <w:spacing w:line="360" w:lineRule="auto"/>
        <w:rPr>
          <w:sz w:val="26"/>
          <w:szCs w:val="26"/>
        </w:rPr>
      </w:pPr>
      <w:r>
        <w:rPr>
          <w:sz w:val="26"/>
          <w:szCs w:val="26"/>
        </w:rPr>
        <w:t>Tiếp tục di chuyển từ nút này sang nút kế tiếp bằng cách sử dụng con trỏ cho đến khi bạn tìm thấy nút cần thiết hoặc đến nút cuối cùng (null).</w:t>
      </w:r>
    </w:p>
    <w:p>
      <w:pPr>
        <w:spacing w:line="360" w:lineRule="auto"/>
        <w:rPr>
          <w:sz w:val="26"/>
          <w:szCs w:val="26"/>
        </w:rPr>
      </w:pPr>
      <w:r>
        <w:rPr>
          <w:b/>
          <w:bCs/>
          <w:sz w:val="26"/>
          <w:szCs w:val="26"/>
        </w:rPr>
        <w:t>Thêm Nút (Insertion):</w:t>
      </w:r>
    </w:p>
    <w:p>
      <w:pPr>
        <w:numPr>
          <w:ilvl w:val="0"/>
          <w:numId w:val="10"/>
        </w:numPr>
        <w:spacing w:line="360" w:lineRule="auto"/>
        <w:rPr>
          <w:sz w:val="26"/>
          <w:szCs w:val="26"/>
        </w:rPr>
      </w:pPr>
      <w:r>
        <w:rPr>
          <w:sz w:val="26"/>
          <w:szCs w:val="26"/>
        </w:rPr>
        <w:t>Thêm vào đầu danh sách: Tạo một nút mới và làm cho nó trỏ đến nút hiện tại đầu tiên, sau đó cập nhật "đầu" của danh sách thành nút mới này.</w:t>
      </w:r>
    </w:p>
    <w:p>
      <w:pPr>
        <w:numPr>
          <w:ilvl w:val="0"/>
          <w:numId w:val="10"/>
        </w:numPr>
        <w:spacing w:line="360" w:lineRule="auto"/>
        <w:rPr>
          <w:sz w:val="26"/>
          <w:szCs w:val="26"/>
        </w:rPr>
      </w:pPr>
      <w:r>
        <w:rPr>
          <w:sz w:val="26"/>
          <w:szCs w:val="26"/>
        </w:rPr>
        <w:t>Thêm vào giữa danh sách: Tìm nút trước nút bạn muốn chèn, cập nhật con trỏ của nó để trỏ tới nút mới, và làm cho nút mới trỏ đến nút tiếp theo.</w:t>
      </w:r>
    </w:p>
    <w:p>
      <w:pPr>
        <w:numPr>
          <w:ilvl w:val="0"/>
          <w:numId w:val="10"/>
        </w:numPr>
        <w:spacing w:line="360" w:lineRule="auto"/>
        <w:rPr>
          <w:sz w:val="26"/>
          <w:szCs w:val="26"/>
        </w:rPr>
      </w:pPr>
      <w:r>
        <w:rPr>
          <w:sz w:val="26"/>
          <w:szCs w:val="26"/>
        </w:rPr>
        <w:t>Thêm vào cuối danh sách: Duyệt qua danh sách cho đến nút cuối cùng, sau đó làm cho con trỏ của nút cuối cùng trỏ đến nút mới này.</w:t>
      </w:r>
    </w:p>
    <w:p>
      <w:pPr>
        <w:spacing w:line="360" w:lineRule="auto"/>
        <w:rPr>
          <w:sz w:val="26"/>
          <w:szCs w:val="26"/>
        </w:rPr>
      </w:pPr>
      <w:r>
        <w:rPr>
          <w:b/>
          <w:bCs/>
          <w:sz w:val="26"/>
          <w:szCs w:val="26"/>
        </w:rPr>
        <w:t>Xóa Nút (Deletion):</w:t>
      </w:r>
    </w:p>
    <w:p>
      <w:pPr>
        <w:numPr>
          <w:ilvl w:val="0"/>
          <w:numId w:val="10"/>
        </w:numPr>
        <w:spacing w:line="360" w:lineRule="auto"/>
        <w:rPr>
          <w:sz w:val="26"/>
          <w:szCs w:val="26"/>
        </w:rPr>
      </w:pPr>
      <w:r>
        <w:rPr>
          <w:sz w:val="26"/>
          <w:szCs w:val="26"/>
        </w:rPr>
        <w:t>Để xóa một nút, tìm nút trước nút cần xóa và cập nhật con trỏ của nó để bỏ qua nút cần xóa và trỏ đến nút tiếp theo của nút cần xóa.</w:t>
      </w:r>
    </w:p>
    <w:p>
      <w:pPr>
        <w:spacing w:line="360" w:lineRule="auto"/>
        <w:rPr>
          <w:sz w:val="26"/>
          <w:szCs w:val="26"/>
        </w:rPr>
      </w:pPr>
      <w:r>
        <w:rPr>
          <w:b/>
          <w:bCs/>
          <w:sz w:val="26"/>
          <w:szCs w:val="26"/>
        </w:rPr>
        <w:t>Hiệu Quả và Mục Đích Sử Dụng:</w:t>
      </w:r>
    </w:p>
    <w:p>
      <w:pPr>
        <w:numPr>
          <w:ilvl w:val="0"/>
          <w:numId w:val="10"/>
        </w:numPr>
        <w:spacing w:line="360" w:lineRule="auto"/>
        <w:rPr>
          <w:sz w:val="26"/>
          <w:szCs w:val="26"/>
        </w:rPr>
      </w:pPr>
      <w:r>
        <w:rPr>
          <w:sz w:val="26"/>
          <w:szCs w:val="26"/>
        </w:rPr>
        <w:t>Danh sách liên kết đơn cung cấp sự linh hoạt trong quản lý bộ nhớ và thích hợp cho các ứng dụng cần thêm hoặc xóa phần tử một cách thường xuyên.</w:t>
      </w:r>
    </w:p>
    <w:p>
      <w:pPr>
        <w:numPr>
          <w:ilvl w:val="0"/>
          <w:numId w:val="10"/>
        </w:numPr>
        <w:spacing w:line="360" w:lineRule="auto"/>
        <w:rPr>
          <w:sz w:val="26"/>
          <w:szCs w:val="26"/>
        </w:rPr>
      </w:pPr>
      <w:r>
        <w:rPr>
          <w:sz w:val="26"/>
          <w:szCs w:val="26"/>
        </w:rPr>
        <w:t>Tuy nhiên, việc truy cập phần tử trong danh sách liên kết không nhanh như mảng do cần phải duyệt qua các nút.</w:t>
      </w:r>
    </w:p>
    <w:p>
      <w:pPr>
        <w:spacing w:line="360" w:lineRule="auto"/>
        <w:rPr>
          <w:rFonts w:ascii="Segoe UI" w:hAnsi="Segoe UI" w:eastAsia="Segoe UI" w:cs="Segoe UI"/>
          <w:color w:val="D1D5DB"/>
          <w:sz w:val="26"/>
          <w:szCs w:val="26"/>
        </w:rPr>
      </w:pPr>
      <w:r>
        <w:rPr>
          <w:sz w:val="26"/>
          <w:szCs w:val="26"/>
        </w:rPr>
        <w:t>Danh sách liên kết đơn là một lựa chọn tốt khi bạn cần một cấu trúc dữ liệu có kích thước thay đổi động và không yêu cầu truy cập ngẫu nhiên nhanh chóng đến các phần tử</w:t>
      </w:r>
    </w:p>
    <w:p>
      <w:pPr>
        <w:spacing w:line="360" w:lineRule="auto"/>
        <w:rPr>
          <w:sz w:val="26"/>
          <w:szCs w:val="26"/>
        </w:rPr>
      </w:pPr>
    </w:p>
    <w:p>
      <w:pPr>
        <w:pStyle w:val="3"/>
        <w:spacing w:line="360" w:lineRule="auto"/>
        <w:jc w:val="both"/>
        <w:rPr>
          <w:sz w:val="26"/>
          <w:szCs w:val="26"/>
        </w:rPr>
      </w:pPr>
      <w:bookmarkStart w:id="34" w:name="_Toc6769"/>
      <w:bookmarkStart w:id="35" w:name="_Toc9613"/>
      <w:r>
        <w:rPr>
          <w:sz w:val="26"/>
          <w:szCs w:val="26"/>
        </w:rPr>
        <w:t>Tổng quan về C++</w:t>
      </w:r>
      <w:bookmarkEnd w:id="34"/>
      <w:bookmarkEnd w:id="35"/>
    </w:p>
    <w:p>
      <w:pPr>
        <w:pStyle w:val="4"/>
        <w:tabs>
          <w:tab w:val="left" w:pos="900"/>
          <w:tab w:val="clear" w:pos="0"/>
        </w:tabs>
        <w:spacing w:line="360" w:lineRule="auto"/>
        <w:ind w:hanging="540"/>
        <w:rPr>
          <w:color w:val="auto"/>
          <w:sz w:val="26"/>
          <w:szCs w:val="26"/>
        </w:rPr>
      </w:pPr>
      <w:bookmarkStart w:id="36" w:name="_Toc2109"/>
      <w:bookmarkStart w:id="37" w:name="_Toc15561"/>
      <w:r>
        <w:rPr>
          <w:color w:val="auto"/>
          <w:sz w:val="26"/>
          <w:szCs w:val="26"/>
        </w:rPr>
        <w:t>Tổng quan</w:t>
      </w:r>
      <w:bookmarkEnd w:id="36"/>
      <w:bookmarkEnd w:id="37"/>
    </w:p>
    <w:p>
      <w:pPr>
        <w:spacing w:line="360" w:lineRule="auto"/>
        <w:jc w:val="both"/>
        <w:rPr>
          <w:sz w:val="26"/>
          <w:szCs w:val="26"/>
        </w:rPr>
      </w:pPr>
      <w:r>
        <w:rPr>
          <w:sz w:val="26"/>
          <w:szCs w:val="26"/>
        </w:rPr>
        <w:tab/>
      </w:r>
      <w:r>
        <w:rPr>
          <w:sz w:val="26"/>
          <w:szCs w:val="26"/>
        </w:rPr>
        <w:t>C++ là một ngôn ngữ lập trình được thiết kế bởi Bjarne Stroustrup, ra mắt lần đầu vào năm 1983. Đây là một ngôn ngữ lập trình đa mô hình, hỗ trợ cả lập trình hướng thủ tục, hướng đối tượng, và lập trình chức năng. C++ được xem là một ngôn ngữ lập trình trung cấp, cung cấp sự kết hợp giữa lập trình cấp thấp và cấp cao. Dưới đây là một số điểm nổi bật về C++:</w:t>
      </w:r>
    </w:p>
    <w:p>
      <w:pPr>
        <w:spacing w:line="360" w:lineRule="auto"/>
        <w:jc w:val="both"/>
        <w:rPr>
          <w:b/>
          <w:bCs/>
          <w:sz w:val="26"/>
          <w:szCs w:val="26"/>
        </w:rPr>
      </w:pPr>
      <w:r>
        <w:rPr>
          <w:b/>
          <w:bCs/>
          <w:sz w:val="26"/>
          <w:szCs w:val="26"/>
        </w:rPr>
        <w:t>Đặc Điểm:</w:t>
      </w:r>
    </w:p>
    <w:p>
      <w:pPr>
        <w:numPr>
          <w:ilvl w:val="0"/>
          <w:numId w:val="11"/>
        </w:numPr>
        <w:spacing w:line="360" w:lineRule="auto"/>
        <w:jc w:val="both"/>
        <w:rPr>
          <w:sz w:val="26"/>
          <w:szCs w:val="26"/>
        </w:rPr>
      </w:pPr>
      <w:r>
        <w:rPr>
          <w:sz w:val="26"/>
          <w:szCs w:val="26"/>
        </w:rPr>
        <w:t>Hiệu Suất Cao: C++ cung cấp quản lý bộ nhớ thủ công và tính năng cấp thấp, làm cho nó trở nên phù hợp với các ứng dụng cần hiệu suất cao như game, hệ thống nhúng, và phần mềm hệ thống.</w:t>
      </w:r>
    </w:p>
    <w:p>
      <w:pPr>
        <w:numPr>
          <w:ilvl w:val="0"/>
          <w:numId w:val="11"/>
        </w:numPr>
        <w:spacing w:line="360" w:lineRule="auto"/>
        <w:jc w:val="both"/>
        <w:rPr>
          <w:sz w:val="26"/>
          <w:szCs w:val="26"/>
        </w:rPr>
      </w:pPr>
      <w:r>
        <w:rPr>
          <w:sz w:val="26"/>
          <w:szCs w:val="26"/>
        </w:rPr>
        <w:t>Hướng Đối Tượng: C++ hỗ trợ lập trình hướng đối tượng (OOP), bao gồm các khái niệm như kế thừa, đa hình, đóng gói, và trừu tượng.</w:t>
      </w:r>
    </w:p>
    <w:p>
      <w:pPr>
        <w:numPr>
          <w:ilvl w:val="0"/>
          <w:numId w:val="11"/>
        </w:numPr>
        <w:spacing w:line="360" w:lineRule="auto"/>
        <w:jc w:val="both"/>
        <w:rPr>
          <w:sz w:val="26"/>
          <w:szCs w:val="26"/>
        </w:rPr>
      </w:pPr>
      <w:r>
        <w:rPr>
          <w:sz w:val="26"/>
          <w:szCs w:val="26"/>
        </w:rPr>
        <w:t>Thư Viện Chuẩn Mạnh Mẽ: C++ đi kèm với Thư viện Chuẩn C++ (STL), bao gồm nhiều chức năng sẵn có như các container, algorithme, và các hàm chuẩn.</w:t>
      </w:r>
    </w:p>
    <w:p>
      <w:pPr>
        <w:numPr>
          <w:ilvl w:val="0"/>
          <w:numId w:val="11"/>
        </w:numPr>
        <w:spacing w:line="360" w:lineRule="auto"/>
        <w:jc w:val="both"/>
        <w:rPr>
          <w:sz w:val="26"/>
          <w:szCs w:val="26"/>
        </w:rPr>
      </w:pPr>
      <w:r>
        <w:rPr>
          <w:sz w:val="26"/>
          <w:szCs w:val="26"/>
        </w:rPr>
        <w:t>Tương Thích với C: C++ tương thích ngược với C, điều này có nghĩa là hầu hết chương trình C có thể được biên dịch với một trình biên dịch C++.</w:t>
      </w:r>
    </w:p>
    <w:p>
      <w:pPr>
        <w:numPr>
          <w:ilvl w:val="0"/>
          <w:numId w:val="11"/>
        </w:numPr>
        <w:spacing w:line="360" w:lineRule="auto"/>
        <w:jc w:val="both"/>
        <w:rPr>
          <w:sz w:val="26"/>
          <w:szCs w:val="26"/>
        </w:rPr>
      </w:pPr>
      <w:r>
        <w:rPr>
          <w:sz w:val="26"/>
          <w:szCs w:val="26"/>
        </w:rPr>
        <w:t>Template: C++ cung cấp các template, cho phép lập trình viên viết mã tổng quát mà vẫn duy trì hiệu suất.</w:t>
      </w:r>
    </w:p>
    <w:p>
      <w:pPr>
        <w:spacing w:line="360" w:lineRule="auto"/>
        <w:jc w:val="both"/>
        <w:rPr>
          <w:sz w:val="26"/>
          <w:szCs w:val="26"/>
        </w:rPr>
      </w:pPr>
      <w:r>
        <w:rPr>
          <w:b/>
          <w:bCs/>
          <w:sz w:val="26"/>
          <w:szCs w:val="26"/>
        </w:rPr>
        <w:t>Ứng Dụng:</w:t>
      </w:r>
    </w:p>
    <w:p>
      <w:pPr>
        <w:numPr>
          <w:ilvl w:val="0"/>
          <w:numId w:val="11"/>
        </w:numPr>
        <w:spacing w:line="360" w:lineRule="auto"/>
        <w:jc w:val="both"/>
        <w:rPr>
          <w:sz w:val="26"/>
          <w:szCs w:val="26"/>
        </w:rPr>
      </w:pPr>
      <w:r>
        <w:rPr>
          <w:sz w:val="26"/>
          <w:szCs w:val="26"/>
        </w:rPr>
        <w:t>Phát Triển Phần Mềm Hệ Thống và Hệ Điều Hành: Do hiệu suất cao và quyền kiểm soát bộ nhớ.</w:t>
      </w:r>
    </w:p>
    <w:p>
      <w:pPr>
        <w:numPr>
          <w:ilvl w:val="0"/>
          <w:numId w:val="11"/>
        </w:numPr>
        <w:spacing w:line="360" w:lineRule="auto"/>
        <w:jc w:val="both"/>
        <w:rPr>
          <w:sz w:val="26"/>
          <w:szCs w:val="26"/>
        </w:rPr>
      </w:pPr>
      <w:r>
        <w:rPr>
          <w:sz w:val="26"/>
          <w:szCs w:val="26"/>
        </w:rPr>
        <w:t>Ứng Dụng Máy Tính để Bàn và Game: Cung cấp hiệu suất tốt và hỗ trợ đồ họa.</w:t>
      </w:r>
    </w:p>
    <w:p>
      <w:pPr>
        <w:numPr>
          <w:ilvl w:val="0"/>
          <w:numId w:val="11"/>
        </w:numPr>
        <w:spacing w:line="360" w:lineRule="auto"/>
        <w:jc w:val="both"/>
        <w:rPr>
          <w:sz w:val="26"/>
          <w:szCs w:val="26"/>
        </w:rPr>
      </w:pPr>
      <w:r>
        <w:rPr>
          <w:sz w:val="26"/>
          <w:szCs w:val="26"/>
        </w:rPr>
        <w:t>Phát Triển Phần Mềm Nhúng và IoT: Kích thước nhỏ gọn và hiệu suất tối ưu.</w:t>
      </w:r>
    </w:p>
    <w:p>
      <w:pPr>
        <w:spacing w:line="360" w:lineRule="auto"/>
        <w:jc w:val="both"/>
        <w:rPr>
          <w:sz w:val="26"/>
          <w:szCs w:val="26"/>
        </w:rPr>
      </w:pPr>
      <w:r>
        <w:rPr>
          <w:sz w:val="26"/>
          <w:szCs w:val="26"/>
        </w:rPr>
        <w:t>Công Nghệ Máy Tính và AI: Tính linh hoạt và hiệu suất cao trong xử lý dữ liệu.</w:t>
      </w:r>
    </w:p>
    <w:p>
      <w:pPr>
        <w:spacing w:line="360" w:lineRule="auto"/>
        <w:jc w:val="both"/>
        <w:rPr>
          <w:b/>
          <w:bCs/>
          <w:sz w:val="26"/>
          <w:szCs w:val="26"/>
        </w:rPr>
      </w:pPr>
      <w:r>
        <w:rPr>
          <w:b/>
          <w:bCs/>
          <w:sz w:val="26"/>
          <w:szCs w:val="26"/>
        </w:rPr>
        <w:t>Phiên Bản và Tiêu Chuẩn</w:t>
      </w:r>
    </w:p>
    <w:p>
      <w:pPr>
        <w:spacing w:line="360" w:lineRule="auto"/>
        <w:jc w:val="both"/>
        <w:rPr>
          <w:sz w:val="26"/>
          <w:szCs w:val="26"/>
        </w:rPr>
      </w:pPr>
      <w:r>
        <w:rPr>
          <w:sz w:val="26"/>
          <w:szCs w:val="26"/>
        </w:rPr>
        <w:t>C++ liên tục được cập nhật với các tiêu chuẩn mới, như C++11, C++14, C++17, và gần đây nhất là C++20, mỗi phiên bản mang lại các tính năng và cải tiến mới.</w:t>
      </w:r>
    </w:p>
    <w:p>
      <w:pPr>
        <w:spacing w:line="360" w:lineRule="auto"/>
        <w:jc w:val="both"/>
        <w:rPr>
          <w:sz w:val="26"/>
          <w:szCs w:val="26"/>
        </w:rPr>
      </w:pPr>
      <w:r>
        <w:rPr>
          <w:sz w:val="26"/>
          <w:szCs w:val="26"/>
        </w:rPr>
        <w:t>C++ là một ngôn ngữ mạnh mẽ với nhiều ứng dụng, từ phát triển phần mềm cấp cao đến hệ thống cấp thấp. Sự linh hoạt và hiệu suất cao của nó làm cho nó trở thành một lựa chọn phổ biến trong nhiều lĩnh vực công nghệ.</w:t>
      </w:r>
    </w:p>
    <w:p>
      <w:pPr>
        <w:pStyle w:val="4"/>
        <w:tabs>
          <w:tab w:val="left" w:pos="900"/>
          <w:tab w:val="clear" w:pos="0"/>
        </w:tabs>
        <w:spacing w:line="360" w:lineRule="auto"/>
        <w:ind w:hanging="540"/>
        <w:rPr>
          <w:color w:val="auto"/>
          <w:sz w:val="26"/>
          <w:szCs w:val="26"/>
        </w:rPr>
      </w:pPr>
      <w:bookmarkStart w:id="38" w:name="_Toc25363"/>
      <w:bookmarkStart w:id="39" w:name="_Toc31166"/>
      <w:r>
        <w:rPr>
          <w:color w:val="auto"/>
          <w:sz w:val="26"/>
          <w:szCs w:val="26"/>
        </w:rPr>
        <w:t>Ưu và nhược điểm</w:t>
      </w:r>
      <w:bookmarkEnd w:id="38"/>
      <w:bookmarkEnd w:id="39"/>
    </w:p>
    <w:p>
      <w:pPr>
        <w:spacing w:line="360" w:lineRule="auto"/>
        <w:jc w:val="both"/>
        <w:rPr>
          <w:sz w:val="26"/>
          <w:szCs w:val="26"/>
        </w:rPr>
      </w:pPr>
      <w:r>
        <w:rPr>
          <w:sz w:val="26"/>
          <w:szCs w:val="26"/>
        </w:rPr>
        <w:tab/>
      </w:r>
      <w:r>
        <w:rPr>
          <w:sz w:val="26"/>
          <w:szCs w:val="26"/>
        </w:rPr>
        <w:t>C++ là một ngôn ngữ lập trình mạnh mẽ và linh hoạt, nhưng cũng có những hạn chế. Dưới đây là một số ưu và nhược điểm chính của C++:</w:t>
      </w:r>
    </w:p>
    <w:p>
      <w:pPr>
        <w:spacing w:line="360" w:lineRule="auto"/>
        <w:jc w:val="both"/>
        <w:rPr>
          <w:b/>
          <w:bCs/>
          <w:sz w:val="26"/>
          <w:szCs w:val="26"/>
        </w:rPr>
      </w:pPr>
      <w:r>
        <w:rPr>
          <w:b/>
          <w:bCs/>
          <w:sz w:val="26"/>
          <w:szCs w:val="26"/>
        </w:rPr>
        <w:t>Ưu Điểm:</w:t>
      </w:r>
    </w:p>
    <w:p>
      <w:pPr>
        <w:numPr>
          <w:ilvl w:val="0"/>
          <w:numId w:val="12"/>
        </w:numPr>
        <w:spacing w:line="360" w:lineRule="auto"/>
        <w:jc w:val="both"/>
        <w:rPr>
          <w:sz w:val="26"/>
          <w:szCs w:val="26"/>
        </w:rPr>
      </w:pPr>
      <w:r>
        <w:rPr>
          <w:sz w:val="26"/>
          <w:szCs w:val="26"/>
        </w:rPr>
        <w:t>Hiệu Suất Cao: C++ cung cấp quản lý bộ nhớ thủ công và các tính năng cấp thấp, giúp đạt được hiệu suất cao. Điều này rất quan trọng cho các ứng dụng như trò chơi video, chương trình mô phỏng, và phát triển hệ thống.</w:t>
      </w:r>
    </w:p>
    <w:p>
      <w:pPr>
        <w:numPr>
          <w:ilvl w:val="0"/>
          <w:numId w:val="12"/>
        </w:numPr>
        <w:spacing w:line="360" w:lineRule="auto"/>
        <w:jc w:val="both"/>
        <w:rPr>
          <w:sz w:val="26"/>
          <w:szCs w:val="26"/>
        </w:rPr>
      </w:pPr>
      <w:r>
        <w:rPr>
          <w:sz w:val="26"/>
          <w:szCs w:val="26"/>
        </w:rPr>
        <w:t>Hướng Đối Tượng: C++ hỗ trợ lập trình hướng đối tượng (OOP), một mô hình phát triển phần mềm hiệu quả giúp tái sử dụng mã và tổ chức chương trình tốt hơn.</w:t>
      </w:r>
    </w:p>
    <w:p>
      <w:pPr>
        <w:numPr>
          <w:ilvl w:val="0"/>
          <w:numId w:val="12"/>
        </w:numPr>
        <w:spacing w:line="360" w:lineRule="auto"/>
        <w:jc w:val="both"/>
        <w:rPr>
          <w:sz w:val="26"/>
          <w:szCs w:val="26"/>
        </w:rPr>
      </w:pPr>
      <w:r>
        <w:rPr>
          <w:sz w:val="26"/>
          <w:szCs w:val="26"/>
        </w:rPr>
        <w:t>Linh Hoạt: C++ cho phép lập trình cả hướng đối tượng và hướng thủ tục, làm cho nó trở nên linh hoạt và thích hợp cho nhiều loại dự án khác nhau.</w:t>
      </w:r>
    </w:p>
    <w:p>
      <w:pPr>
        <w:numPr>
          <w:ilvl w:val="0"/>
          <w:numId w:val="12"/>
        </w:numPr>
        <w:spacing w:line="360" w:lineRule="auto"/>
        <w:jc w:val="both"/>
        <w:rPr>
          <w:sz w:val="26"/>
          <w:szCs w:val="26"/>
        </w:rPr>
      </w:pPr>
      <w:r>
        <w:rPr>
          <w:sz w:val="26"/>
          <w:szCs w:val="26"/>
        </w:rPr>
        <w:t>Thư Viện Chuẩn Mạnh Mẽ: C++ đi kèm với Thư Viện Chuẩn C++ (STL), bao gồm các tính năng sẵn có như container, algorithm, và thread.</w:t>
      </w:r>
    </w:p>
    <w:p>
      <w:pPr>
        <w:numPr>
          <w:ilvl w:val="0"/>
          <w:numId w:val="12"/>
        </w:numPr>
        <w:spacing w:line="360" w:lineRule="auto"/>
        <w:jc w:val="both"/>
        <w:rPr>
          <w:sz w:val="26"/>
          <w:szCs w:val="26"/>
        </w:rPr>
      </w:pPr>
      <w:r>
        <w:rPr>
          <w:sz w:val="26"/>
          <w:szCs w:val="26"/>
        </w:rPr>
        <w:t>Tương Thích với C: C++ tương thích tốt với C, điều này cho phép nó sử dụng các thư viện và hệ thống mã đã được viết bằng C.</w:t>
      </w:r>
    </w:p>
    <w:p>
      <w:pPr>
        <w:numPr>
          <w:ilvl w:val="0"/>
          <w:numId w:val="12"/>
        </w:numPr>
        <w:spacing w:line="360" w:lineRule="auto"/>
        <w:jc w:val="both"/>
        <w:rPr>
          <w:sz w:val="26"/>
          <w:szCs w:val="26"/>
        </w:rPr>
      </w:pPr>
      <w:r>
        <w:rPr>
          <w:sz w:val="26"/>
          <w:szCs w:val="26"/>
        </w:rPr>
        <w:t>Kiểm Soát Tài Nguyên: C++ cung cấp kiểm soát chi tiết đối với tài nguyên hệ thống, làm cho nó trở thành lựa chọn tốt cho các ứng dụng cần quản lý bộ nhớ và tài nguyên hệ thống một cách tinh vi.</w:t>
      </w:r>
    </w:p>
    <w:p>
      <w:pPr>
        <w:spacing w:line="360" w:lineRule="auto"/>
        <w:jc w:val="both"/>
        <w:rPr>
          <w:b/>
          <w:bCs/>
          <w:sz w:val="26"/>
          <w:szCs w:val="26"/>
        </w:rPr>
      </w:pPr>
      <w:r>
        <w:rPr>
          <w:b/>
          <w:bCs/>
          <w:sz w:val="26"/>
          <w:szCs w:val="26"/>
        </w:rPr>
        <w:t>Nhược Điểm:</w:t>
      </w:r>
    </w:p>
    <w:p>
      <w:pPr>
        <w:numPr>
          <w:ilvl w:val="0"/>
          <w:numId w:val="12"/>
        </w:numPr>
        <w:spacing w:line="360" w:lineRule="auto"/>
        <w:jc w:val="both"/>
        <w:rPr>
          <w:sz w:val="26"/>
          <w:szCs w:val="26"/>
        </w:rPr>
      </w:pPr>
      <w:r>
        <w:rPr>
          <w:sz w:val="26"/>
          <w:szCs w:val="26"/>
        </w:rPr>
        <w:t>Quản Lý Bộ Nhớ Thủ Công: Quản lý bộ nhớ trong C++ là thủ công và phức tạp, dễ gây ra lỗi như rò rỉ bộ nhớ và truy cập vùng nhớ không hợp lệ.</w:t>
      </w:r>
    </w:p>
    <w:p>
      <w:pPr>
        <w:numPr>
          <w:ilvl w:val="0"/>
          <w:numId w:val="12"/>
        </w:numPr>
        <w:spacing w:line="360" w:lineRule="auto"/>
        <w:jc w:val="both"/>
        <w:rPr>
          <w:sz w:val="26"/>
          <w:szCs w:val="26"/>
        </w:rPr>
      </w:pPr>
      <w:r>
        <w:rPr>
          <w:sz w:val="26"/>
          <w:szCs w:val="26"/>
        </w:rPr>
        <w:t>Độ Phức Tạp Cao: C++ là một ngôn ngữ lập trình phức tạp với cú pháp khó hiểu đối với người mới học, và nó yêu cầu một sự hiểu biết sâu sắc về các khái niệm như tham chiếu, con trỏ, và quản lý tài nguyên.</w:t>
      </w:r>
    </w:p>
    <w:p>
      <w:pPr>
        <w:numPr>
          <w:ilvl w:val="0"/>
          <w:numId w:val="12"/>
        </w:numPr>
        <w:spacing w:line="360" w:lineRule="auto"/>
        <w:jc w:val="both"/>
        <w:rPr>
          <w:sz w:val="26"/>
          <w:szCs w:val="26"/>
        </w:rPr>
      </w:pPr>
      <w:r>
        <w:rPr>
          <w:sz w:val="26"/>
          <w:szCs w:val="26"/>
        </w:rPr>
        <w:t>Không Có Quản Lý Bộ Nhớ Tự Động: Khác với ngôn ngữ như Java hay Python, C++ không có bộ thu gom rác tự động, điều này có nghĩa là lập trình viên phải chịu trách nhiệm quản lý và giải phóng bộ nhớ.</w:t>
      </w:r>
    </w:p>
    <w:p>
      <w:pPr>
        <w:numPr>
          <w:ilvl w:val="0"/>
          <w:numId w:val="12"/>
        </w:numPr>
        <w:spacing w:line="360" w:lineRule="auto"/>
        <w:jc w:val="both"/>
        <w:rPr>
          <w:sz w:val="26"/>
          <w:szCs w:val="26"/>
        </w:rPr>
      </w:pPr>
      <w:r>
        <w:rPr>
          <w:sz w:val="26"/>
          <w:szCs w:val="26"/>
        </w:rPr>
        <w:t>Rủi Ro An Toàn: C++ cho phép truy cập trực tiếp đến bộ nhớ và các hàm cấp thấp, có thể dẫn đến các lỗ hổng bảo mật nếu không được xử lý cẩn thận.</w:t>
      </w:r>
    </w:p>
    <w:p>
      <w:pPr>
        <w:spacing w:line="360" w:lineRule="auto"/>
        <w:rPr>
          <w:sz w:val="26"/>
          <w:szCs w:val="26"/>
        </w:rPr>
      </w:pPr>
    </w:p>
    <w:p>
      <w:pPr>
        <w:spacing w:line="360" w:lineRule="auto"/>
        <w:rPr>
          <w:sz w:val="26"/>
          <w:szCs w:val="26"/>
        </w:rPr>
      </w:pPr>
    </w:p>
    <w:p>
      <w:pPr>
        <w:numPr>
          <w:ilvl w:val="0"/>
          <w:numId w:val="12"/>
        </w:numPr>
        <w:spacing w:line="360" w:lineRule="auto"/>
        <w:rPr>
          <w:sz w:val="26"/>
          <w:szCs w:val="26"/>
        </w:rPr>
      </w:pPr>
      <w:r>
        <w:rPr>
          <w:sz w:val="26"/>
          <w:szCs w:val="26"/>
        </w:rPr>
        <w:t>Không Có Kiểm Tra Thời Gian Chạy (Runtime Checking): C++ ít có khả năng phát hiện lỗi tại thời điểm chạy chương trình (runtime), điều này có thể dẫn đến lỗi phức tạp.</w:t>
      </w:r>
    </w:p>
    <w:p>
      <w:pPr>
        <w:numPr>
          <w:ilvl w:val="0"/>
          <w:numId w:val="12"/>
        </w:numPr>
        <w:spacing w:line="360" w:lineRule="auto"/>
        <w:rPr>
          <w:sz w:val="26"/>
          <w:szCs w:val="26"/>
        </w:rPr>
      </w:pPr>
      <w:r>
        <w:rPr>
          <w:sz w:val="26"/>
          <w:szCs w:val="26"/>
        </w:rPr>
        <w:t>Khó Gỡ Lỗi và Bảo Trì: Do tính phức tạp của ngôn ngữ, quá trình gỡ lỗi và bảo trì mã C++ có thể trở nên khó khăn.</w:t>
      </w:r>
    </w:p>
    <w:p>
      <w:pPr>
        <w:pStyle w:val="4"/>
        <w:tabs>
          <w:tab w:val="left" w:pos="900"/>
          <w:tab w:val="clear" w:pos="0"/>
        </w:tabs>
        <w:spacing w:line="360" w:lineRule="auto"/>
        <w:ind w:hanging="540"/>
        <w:rPr>
          <w:sz w:val="26"/>
          <w:szCs w:val="26"/>
        </w:rPr>
      </w:pPr>
      <w:bookmarkStart w:id="40" w:name="_Toc19002"/>
      <w:bookmarkStart w:id="41" w:name="_Toc14192"/>
      <w:r>
        <w:rPr>
          <w:color w:val="auto"/>
          <w:sz w:val="26"/>
          <w:szCs w:val="26"/>
        </w:rPr>
        <w:t>Cách thức hoạt động</w:t>
      </w:r>
      <w:bookmarkEnd w:id="40"/>
      <w:bookmarkEnd w:id="41"/>
    </w:p>
    <w:p>
      <w:pPr>
        <w:spacing w:line="360" w:lineRule="auto"/>
        <w:jc w:val="both"/>
        <w:rPr>
          <w:sz w:val="26"/>
          <w:szCs w:val="26"/>
        </w:rPr>
      </w:pPr>
      <w:r>
        <w:rPr>
          <w:sz w:val="26"/>
          <w:szCs w:val="26"/>
        </w:rPr>
        <w:tab/>
      </w:r>
      <w:r>
        <w:rPr>
          <w:sz w:val="26"/>
          <w:szCs w:val="26"/>
        </w:rPr>
        <w:t>C++ hoạt động dựa trên một số nguyên tắc cơ bản và quy trình. Dưới đây là mô tả về cách thức hoạt động của C++ từ quá trình viết mã đến thực thi chương trình:</w:t>
      </w:r>
    </w:p>
    <w:p>
      <w:pPr>
        <w:spacing w:line="360" w:lineRule="auto"/>
        <w:jc w:val="both"/>
        <w:rPr>
          <w:sz w:val="26"/>
          <w:szCs w:val="26"/>
        </w:rPr>
      </w:pPr>
      <w:r>
        <w:rPr>
          <w:b/>
          <w:bCs/>
          <w:sz w:val="26"/>
          <w:szCs w:val="26"/>
        </w:rPr>
        <w:t>Viết Mã:</w:t>
      </w:r>
      <w:r>
        <w:rPr>
          <w:sz w:val="26"/>
          <w:szCs w:val="26"/>
        </w:rPr>
        <w:t xml:space="preserve"> Lập Trình viên viết mã C++ sử dụng một trình soạn thảo văn bản hoặc một Môi trường Phát triển Tích hợp (IDE)</w:t>
      </w:r>
    </w:p>
    <w:p>
      <w:pPr>
        <w:spacing w:line="360" w:lineRule="auto"/>
        <w:jc w:val="both"/>
        <w:rPr>
          <w:sz w:val="26"/>
          <w:szCs w:val="26"/>
        </w:rPr>
      </w:pPr>
      <w:r>
        <w:rPr>
          <w:b/>
          <w:bCs/>
          <w:sz w:val="26"/>
          <w:szCs w:val="26"/>
        </w:rPr>
        <w:t xml:space="preserve">Biên Dịch: </w:t>
      </w:r>
      <w:r>
        <w:rPr>
          <w:sz w:val="26"/>
          <w:szCs w:val="26"/>
        </w:rPr>
        <w:t xml:space="preserve">Biên dịch là quá trình chuyển đổi mã nguồn C++ thành mã máy, thường là dạng tệp nhị phân hoặc thực thi. </w:t>
      </w:r>
    </w:p>
    <w:p>
      <w:pPr>
        <w:spacing w:line="360" w:lineRule="auto"/>
        <w:jc w:val="both"/>
        <w:rPr>
          <w:sz w:val="26"/>
          <w:szCs w:val="26"/>
        </w:rPr>
      </w:pPr>
      <w:r>
        <w:rPr>
          <w:b/>
          <w:bCs/>
          <w:sz w:val="26"/>
          <w:szCs w:val="26"/>
        </w:rPr>
        <w:t>Liên Kết:</w:t>
      </w:r>
      <w:r>
        <w:rPr>
          <w:sz w:val="26"/>
          <w:szCs w:val="26"/>
        </w:rPr>
        <w:t xml:space="preserve"> Liên kết là quá trình kết hợp các file mã máy (thường là các file đối tượng) thành một chương trình thực thi hoàn chỉnh. </w:t>
      </w:r>
    </w:p>
    <w:p>
      <w:pPr>
        <w:spacing w:line="360" w:lineRule="auto"/>
        <w:jc w:val="both"/>
        <w:rPr>
          <w:sz w:val="26"/>
          <w:szCs w:val="26"/>
        </w:rPr>
      </w:pPr>
      <w:r>
        <w:rPr>
          <w:b/>
          <w:bCs/>
          <w:sz w:val="26"/>
          <w:szCs w:val="26"/>
        </w:rPr>
        <w:t>Thực Thi:</w:t>
      </w:r>
      <w:r>
        <w:rPr>
          <w:sz w:val="26"/>
          <w:szCs w:val="26"/>
        </w:rPr>
        <w:t xml:space="preserve"> Sau khi quá trình biên dịch và liên kết hoàn tất, chương trình thực thi có thể được chạy trên máy tính. </w:t>
      </w:r>
    </w:p>
    <w:p>
      <w:pPr>
        <w:spacing w:line="360" w:lineRule="auto"/>
        <w:jc w:val="both"/>
        <w:rPr>
          <w:sz w:val="26"/>
          <w:szCs w:val="26"/>
        </w:rPr>
      </w:pPr>
      <w:r>
        <w:rPr>
          <w:b/>
          <w:bCs/>
          <w:sz w:val="26"/>
          <w:szCs w:val="26"/>
        </w:rPr>
        <w:t>Quản Lý Bộ Nhớ:</w:t>
      </w:r>
      <w:r>
        <w:rPr>
          <w:sz w:val="26"/>
          <w:szCs w:val="26"/>
        </w:rPr>
        <w:t xml:space="preserve"> Trong C++, lập trình viên có trách nhiệm quản lý bộ nhớ, bao gồm cấp phát và giải phóng bộ nhớ. </w:t>
      </w:r>
    </w:p>
    <w:p>
      <w:pPr>
        <w:spacing w:line="360" w:lineRule="auto"/>
        <w:jc w:val="both"/>
        <w:rPr>
          <w:sz w:val="26"/>
          <w:szCs w:val="26"/>
        </w:rPr>
      </w:pPr>
      <w:r>
        <w:rPr>
          <w:b/>
          <w:bCs/>
          <w:sz w:val="26"/>
          <w:szCs w:val="26"/>
        </w:rPr>
        <w:t>Tính năng Khác:</w:t>
      </w:r>
      <w:r>
        <w:rPr>
          <w:sz w:val="26"/>
          <w:szCs w:val="26"/>
        </w:rPr>
        <w:t xml:space="preserve"> Lập trình Hướng Đối Tượng: C++ hỗ trợ các tính năng OOP như kế thừa, đa hình, và đóng gói.</w:t>
      </w:r>
    </w:p>
    <w:p>
      <w:pPr>
        <w:spacing w:line="360" w:lineRule="auto"/>
        <w:jc w:val="both"/>
        <w:rPr>
          <w:sz w:val="26"/>
          <w:szCs w:val="26"/>
        </w:rPr>
      </w:pPr>
      <w:r>
        <w:rPr>
          <w:b/>
          <w:bCs/>
          <w:sz w:val="26"/>
          <w:szCs w:val="26"/>
        </w:rPr>
        <w:t>Template:</w:t>
      </w:r>
      <w:r>
        <w:rPr>
          <w:sz w:val="26"/>
          <w:szCs w:val="26"/>
        </w:rPr>
        <w:t xml:space="preserve"> C++ sử dụng template để cung cấp lập trình tổng quát.</w:t>
      </w:r>
    </w:p>
    <w:p>
      <w:pPr>
        <w:spacing w:line="360" w:lineRule="auto"/>
        <w:jc w:val="both"/>
        <w:rPr>
          <w:sz w:val="26"/>
          <w:szCs w:val="26"/>
        </w:rPr>
      </w:pPr>
      <w:r>
        <w:rPr>
          <w:b/>
          <w:bCs/>
          <w:sz w:val="26"/>
          <w:szCs w:val="26"/>
        </w:rPr>
        <w:t>Exception Handling:</w:t>
      </w:r>
      <w:r>
        <w:rPr>
          <w:sz w:val="26"/>
          <w:szCs w:val="26"/>
        </w:rPr>
        <w:t xml:space="preserve"> C++ cung cấp cơ chế xử lý ngoại lệ để xử lý các tình huống lỗi.</w:t>
      </w:r>
    </w:p>
    <w:p>
      <w:pPr>
        <w:spacing w:line="360" w:lineRule="auto"/>
        <w:jc w:val="both"/>
        <w:rPr>
          <w:sz w:val="26"/>
          <w:szCs w:val="26"/>
        </w:rPr>
      </w:pPr>
      <w:r>
        <w:rPr>
          <w:b/>
          <w:bCs/>
          <w:sz w:val="26"/>
          <w:szCs w:val="26"/>
        </w:rPr>
        <w:t>Tối Ưu Hóa:</w:t>
      </w:r>
      <w:r>
        <w:rPr>
          <w:sz w:val="26"/>
          <w:szCs w:val="26"/>
        </w:rPr>
        <w:t xml:space="preserve"> C++ cho phép tối ưu hóa mã để cải thiện hiệu suất, bao gồm tối ưu hóa thời gian chạy và bộ nhớ.</w:t>
      </w:r>
    </w:p>
    <w:p>
      <w:pPr>
        <w:spacing w:line="360" w:lineRule="auto"/>
        <w:jc w:val="both"/>
        <w:rPr>
          <w:sz w:val="26"/>
          <w:szCs w:val="26"/>
        </w:rPr>
      </w:pPr>
      <w:r>
        <w:rPr>
          <w:sz w:val="26"/>
          <w:szCs w:val="26"/>
        </w:rPr>
        <w:t>Quá trình từ viết mã đến thực thi chương trình trong C++ đòi hỏi một sự hiểu biết về nguyên tắc lập trình, quản lý bộ nhớ, và hoạt động của trình biên dịch. Sự hiểu biết sâu sắc về những nguyên tắc này là cần thiết để viết mã C++ hiệu quả và hiệu suất cao.</w:t>
      </w:r>
    </w:p>
    <w:p>
      <w:pPr>
        <w:spacing w:line="360" w:lineRule="auto"/>
        <w:jc w:val="both"/>
      </w:pPr>
    </w:p>
    <w:p>
      <w:pPr>
        <w:spacing w:after="200" w:line="360" w:lineRule="auto"/>
        <w:rPr>
          <w:b/>
          <w:sz w:val="28"/>
        </w:rPr>
      </w:pPr>
    </w:p>
    <w:p>
      <w:pPr>
        <w:pStyle w:val="3"/>
        <w:spacing w:line="360" w:lineRule="auto"/>
        <w:sectPr>
          <w:pgSz w:w="11907" w:h="16840"/>
          <w:pgMar w:top="1134" w:right="1134" w:bottom="1134" w:left="1985" w:header="284" w:footer="579" w:gutter="0"/>
          <w:cols w:space="720" w:num="1"/>
        </w:sectPr>
      </w:pPr>
    </w:p>
    <w:p>
      <w:pPr>
        <w:pStyle w:val="2"/>
        <w:numPr>
          <w:ilvl w:val="0"/>
          <w:numId w:val="0"/>
        </w:numPr>
        <w:tabs>
          <w:tab w:val="clear" w:pos="0"/>
        </w:tabs>
        <w:spacing w:line="360" w:lineRule="auto"/>
      </w:pPr>
      <w:bookmarkStart w:id="42" w:name="_Toc2694"/>
      <w:bookmarkStart w:id="43" w:name="_Toc16513"/>
      <w:r>
        <w:t>CHƯƠNG 3: HIỆN THỰC HÓA NGHIÊN CỨU</w:t>
      </w:r>
      <w:bookmarkEnd w:id="42"/>
      <w:bookmarkEnd w:id="43"/>
    </w:p>
    <w:p>
      <w:pPr>
        <w:pStyle w:val="3"/>
        <w:numPr>
          <w:ilvl w:val="1"/>
          <w:numId w:val="0"/>
        </w:numPr>
        <w:spacing w:line="360" w:lineRule="auto"/>
        <w:jc w:val="left"/>
      </w:pPr>
      <w:bookmarkStart w:id="44" w:name="_Toc7612"/>
      <w:bookmarkStart w:id="45" w:name="_Toc16120"/>
      <w:r>
        <w:t>3.1 Các bước thực hiện</w:t>
      </w:r>
      <w:bookmarkEnd w:id="44"/>
      <w:bookmarkEnd w:id="45"/>
    </w:p>
    <w:p>
      <w:pPr>
        <w:pStyle w:val="3"/>
        <w:numPr>
          <w:ilvl w:val="1"/>
          <w:numId w:val="0"/>
        </w:numPr>
        <w:spacing w:line="360" w:lineRule="auto"/>
        <w:ind w:firstLine="280" w:firstLineChars="100"/>
        <w:jc w:val="both"/>
      </w:pPr>
      <w:bookmarkStart w:id="46" w:name="_Toc7463"/>
      <w:bookmarkStart w:id="47" w:name="_Toc25519"/>
      <w:r>
        <w:t>3.1.1 Áp dụng QuickSort, BubbleSort, HeapSort vào danh sách liên kết đơn</w:t>
      </w:r>
      <w:bookmarkEnd w:id="46"/>
      <w:bookmarkEnd w:id="47"/>
    </w:p>
    <w:p>
      <w:pPr>
        <w:spacing w:line="360" w:lineRule="auto"/>
      </w:pPr>
      <w:r>
        <w:tab/>
      </w:r>
      <w:r>
        <w:drawing>
          <wp:inline distT="0" distB="0" distL="114300" distR="114300">
            <wp:extent cx="5574665" cy="2266950"/>
            <wp:effectExtent l="0" t="0" r="635" b="6350"/>
            <wp:docPr id="5" name="Picture 5" descr="Ảnh chụp màn hình 2024-01-07 2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hụp màn hình 2024-01-07 211442"/>
                    <pic:cNvPicPr>
                      <a:picLocks noChangeAspect="1"/>
                    </pic:cNvPicPr>
                  </pic:nvPicPr>
                  <pic:blipFill>
                    <a:blip r:embed="rId11"/>
                    <a:stretch>
                      <a:fillRect/>
                    </a:stretch>
                  </pic:blipFill>
                  <pic:spPr>
                    <a:xfrm>
                      <a:off x="0" y="0"/>
                      <a:ext cx="5574665" cy="2266950"/>
                    </a:xfrm>
                    <a:prstGeom prst="rect">
                      <a:avLst/>
                    </a:prstGeom>
                  </pic:spPr>
                </pic:pic>
              </a:graphicData>
            </a:graphic>
          </wp:inline>
        </w:drawing>
      </w:r>
    </w:p>
    <w:p>
      <w:pPr>
        <w:spacing w:line="360" w:lineRule="auto"/>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5</w:t>
      </w:r>
      <w:r>
        <w:rPr>
          <w:rFonts w:ascii="Times New Roman" w:hAnsi="Times New Roman" w:cs="Times New Roman"/>
          <w:i/>
          <w:iCs/>
          <w:sz w:val="26"/>
          <w:szCs w:val="26"/>
        </w:rPr>
        <w:fldChar w:fldCharType="end"/>
      </w:r>
      <w:bookmarkStart w:id="48" w:name="_Toc10307"/>
      <w:r>
        <w:rPr>
          <w:rFonts w:ascii="Times New Roman" w:hAnsi="Times New Roman" w:cs="Times New Roman"/>
          <w:i/>
          <w:iCs/>
          <w:sz w:val="26"/>
          <w:szCs w:val="26"/>
        </w:rPr>
        <w:t>: Khai báo thư viện</w:t>
      </w:r>
      <w:bookmarkEnd w:id="48"/>
    </w:p>
    <w:p>
      <w:pPr>
        <w:spacing w:line="360" w:lineRule="auto"/>
      </w:pPr>
    </w:p>
    <w:p>
      <w:pPr>
        <w:spacing w:line="360" w:lineRule="auto"/>
        <w:rPr>
          <w:sz w:val="26"/>
          <w:szCs w:val="26"/>
        </w:rPr>
      </w:pPr>
      <w:r>
        <w:rPr>
          <w:sz w:val="26"/>
          <w:szCs w:val="26"/>
        </w:rPr>
        <w:t>Sau đó ta áp dụng các thuật toán sắp xếp vào danh sách liên kết đơn</w:t>
      </w:r>
    </w:p>
    <w:p>
      <w:pPr>
        <w:spacing w:line="360" w:lineRule="auto"/>
        <w:rPr>
          <w:sz w:val="26"/>
          <w:szCs w:val="26"/>
        </w:rPr>
      </w:pPr>
    </w:p>
    <w:p>
      <w:pPr>
        <w:spacing w:line="360" w:lineRule="auto"/>
        <w:jc w:val="center"/>
      </w:pPr>
      <w:r>
        <w:drawing>
          <wp:inline distT="0" distB="0" distL="114300" distR="114300">
            <wp:extent cx="5577205" cy="2266950"/>
            <wp:effectExtent l="0" t="0" r="10795" b="6350"/>
            <wp:docPr id="7" name="Picture 7" descr="Ảnh chụp màn hình 2024-01-07 21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hụp màn hình 2024-01-07 211748"/>
                    <pic:cNvPicPr>
                      <a:picLocks noChangeAspect="1"/>
                    </pic:cNvPicPr>
                  </pic:nvPicPr>
                  <pic:blipFill>
                    <a:blip r:embed="rId12"/>
                    <a:stretch>
                      <a:fillRect/>
                    </a:stretch>
                  </pic:blipFill>
                  <pic:spPr>
                    <a:xfrm>
                      <a:off x="0" y="0"/>
                      <a:ext cx="5577205" cy="2266950"/>
                    </a:xfrm>
                    <a:prstGeom prst="rect">
                      <a:avLst/>
                    </a:prstGeom>
                  </pic:spPr>
                </pic:pic>
              </a:graphicData>
            </a:graphic>
          </wp:inline>
        </w:drawing>
      </w:r>
    </w:p>
    <w:p>
      <w:pPr>
        <w:spacing w:line="360" w:lineRule="auto"/>
        <w:jc w:val="center"/>
      </w:pPr>
    </w:p>
    <w:p>
      <w:pPr>
        <w:spacing w:line="360" w:lineRule="auto"/>
        <w:jc w:val="center"/>
        <w:rPr>
          <w:b/>
          <w:sz w:val="28"/>
        </w:rPr>
      </w:pPr>
      <w:r>
        <w:rPr>
          <w:i/>
          <w:iCs/>
          <w:sz w:val="26"/>
          <w:szCs w:val="26"/>
        </w:rPr>
        <w:t xml:space="preserve">Hình </w:t>
      </w:r>
      <w:r>
        <w:rPr>
          <w:i/>
          <w:iCs/>
          <w:sz w:val="26"/>
          <w:szCs w:val="26"/>
        </w:rPr>
        <w:fldChar w:fldCharType="begin"/>
      </w:r>
      <w:r>
        <w:rPr>
          <w:i/>
          <w:iCs/>
          <w:sz w:val="26"/>
          <w:szCs w:val="26"/>
        </w:rPr>
        <w:instrText xml:space="preserve"> SEQ Hình \* ARABIC </w:instrText>
      </w:r>
      <w:r>
        <w:rPr>
          <w:i/>
          <w:iCs/>
          <w:sz w:val="26"/>
          <w:szCs w:val="26"/>
        </w:rPr>
        <w:fldChar w:fldCharType="separate"/>
      </w:r>
      <w:r>
        <w:rPr>
          <w:i/>
          <w:iCs/>
          <w:sz w:val="26"/>
          <w:szCs w:val="26"/>
        </w:rPr>
        <w:t>6</w:t>
      </w:r>
      <w:r>
        <w:rPr>
          <w:i/>
          <w:iCs/>
          <w:sz w:val="26"/>
          <w:szCs w:val="26"/>
        </w:rPr>
        <w:fldChar w:fldCharType="end"/>
      </w:r>
      <w:bookmarkStart w:id="49" w:name="_Toc2429"/>
      <w:r>
        <w:rPr>
          <w:i/>
          <w:iCs/>
          <w:sz w:val="26"/>
          <w:szCs w:val="26"/>
        </w:rPr>
        <w:t>: Áp dụng BubbleSort</w:t>
      </w:r>
      <w:bookmarkEnd w:id="49"/>
    </w:p>
    <w:p>
      <w:pPr>
        <w:spacing w:line="360" w:lineRule="auto"/>
      </w:pPr>
    </w:p>
    <w:p>
      <w:pPr>
        <w:spacing w:line="360" w:lineRule="auto"/>
      </w:pPr>
    </w:p>
    <w:p>
      <w:pPr>
        <w:spacing w:line="360" w:lineRule="auto"/>
      </w:pPr>
      <w:r>
        <w:t>Các mã lệnh cần thiết dể chương trình có thể được thực thi</w:t>
      </w:r>
    </w:p>
    <w:p>
      <w:pPr>
        <w:spacing w:line="360" w:lineRule="auto"/>
        <w:rPr>
          <w:i/>
          <w:iCs/>
          <w:sz w:val="26"/>
          <w:szCs w:val="26"/>
        </w:rPr>
      </w:pPr>
      <w:r>
        <w:drawing>
          <wp:inline distT="0" distB="0" distL="114300" distR="114300">
            <wp:extent cx="5580380" cy="2404745"/>
            <wp:effectExtent l="0" t="0" r="7620" b="8255"/>
            <wp:docPr id="8" name="Picture 8" descr="Ảnh chụp màn hình 2024-01-07 2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4-01-07 212326"/>
                    <pic:cNvPicPr>
                      <a:picLocks noChangeAspect="1"/>
                    </pic:cNvPicPr>
                  </pic:nvPicPr>
                  <pic:blipFill>
                    <a:blip r:embed="rId13"/>
                    <a:stretch>
                      <a:fillRect/>
                    </a:stretch>
                  </pic:blipFill>
                  <pic:spPr>
                    <a:xfrm>
                      <a:off x="0" y="0"/>
                      <a:ext cx="5580380" cy="240474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7</w:t>
      </w:r>
      <w:r>
        <w:rPr>
          <w:rFonts w:ascii="Times New Roman" w:hAnsi="Times New Roman" w:cs="Times New Roman"/>
          <w:i/>
          <w:iCs/>
          <w:sz w:val="26"/>
          <w:szCs w:val="26"/>
        </w:rPr>
        <w:fldChar w:fldCharType="end"/>
      </w:r>
      <w:bookmarkStart w:id="50" w:name="_Toc4808"/>
      <w:r>
        <w:rPr>
          <w:rFonts w:ascii="Times New Roman" w:hAnsi="Times New Roman" w:cs="Times New Roman"/>
          <w:i/>
          <w:iCs/>
          <w:sz w:val="26"/>
          <w:szCs w:val="26"/>
        </w:rPr>
        <w:t>: Các mã lệnh cần thiết</w:t>
      </w:r>
      <w:bookmarkEnd w:id="50"/>
    </w:p>
    <w:p>
      <w:pPr>
        <w:spacing w:line="360" w:lineRule="auto"/>
        <w:rPr>
          <w:sz w:val="26"/>
          <w:szCs w:val="26"/>
        </w:rPr>
      </w:pPr>
      <w:r>
        <w:rPr>
          <w:sz w:val="26"/>
          <w:szCs w:val="26"/>
        </w:rPr>
        <w:t>Và giờ ta đến QuickSort</w:t>
      </w:r>
    </w:p>
    <w:p>
      <w:pPr>
        <w:spacing w:line="360" w:lineRule="auto"/>
        <w:rPr>
          <w:i/>
          <w:iCs/>
          <w:sz w:val="26"/>
          <w:szCs w:val="26"/>
        </w:rPr>
      </w:pPr>
      <w:r>
        <w:drawing>
          <wp:inline distT="0" distB="0" distL="114300" distR="114300">
            <wp:extent cx="5573395" cy="2170430"/>
            <wp:effectExtent l="0" t="0" r="1905" b="1270"/>
            <wp:docPr id="9" name="Picture 9" descr="Ảnh chụp màn hình 2024-01-07 2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hụp màn hình 2024-01-07 212919"/>
                    <pic:cNvPicPr>
                      <a:picLocks noChangeAspect="1"/>
                    </pic:cNvPicPr>
                  </pic:nvPicPr>
                  <pic:blipFill>
                    <a:blip r:embed="rId14"/>
                    <a:stretch>
                      <a:fillRect/>
                    </a:stretch>
                  </pic:blipFill>
                  <pic:spPr>
                    <a:xfrm>
                      <a:off x="0" y="0"/>
                      <a:ext cx="5573395" cy="2170430"/>
                    </a:xfrm>
                    <a:prstGeom prst="rect">
                      <a:avLst/>
                    </a:prstGeom>
                  </pic:spPr>
                </pic:pic>
              </a:graphicData>
            </a:graphic>
          </wp:inline>
        </w:drawing>
      </w: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8</w:t>
      </w:r>
      <w:r>
        <w:rPr>
          <w:rFonts w:ascii="Times New Roman" w:hAnsi="Times New Roman" w:cs="Times New Roman"/>
          <w:i/>
          <w:iCs/>
          <w:sz w:val="26"/>
          <w:szCs w:val="26"/>
        </w:rPr>
        <w:fldChar w:fldCharType="end"/>
      </w:r>
      <w:bookmarkStart w:id="51" w:name="_Toc27927"/>
      <w:r>
        <w:rPr>
          <w:rFonts w:ascii="Times New Roman" w:hAnsi="Times New Roman" w:cs="Times New Roman"/>
          <w:i/>
          <w:iCs/>
          <w:sz w:val="26"/>
          <w:szCs w:val="26"/>
        </w:rPr>
        <w:t>: Áp dụng QuickSort</w:t>
      </w:r>
      <w:bookmarkEnd w:id="51"/>
    </w:p>
    <w:p>
      <w:pPr>
        <w:spacing w:line="360" w:lineRule="auto"/>
        <w:rPr>
          <w:sz w:val="26"/>
          <w:szCs w:val="26"/>
        </w:rPr>
      </w:pPr>
      <w:r>
        <w:rPr>
          <w:sz w:val="26"/>
          <w:szCs w:val="26"/>
        </w:rPr>
        <w:t>Về thuật toán HeapSort là thuât toán khó áp dụng vào danh sách liên kết đơn nên em khai báo mảng HeapSort ở mảng rồi mới tích hợp vào danh sách liên kết đơn</w:t>
      </w:r>
    </w:p>
    <w:p>
      <w:pPr>
        <w:spacing w:line="360" w:lineRule="auto"/>
      </w:pPr>
      <w:r>
        <w:drawing>
          <wp:inline distT="0" distB="0" distL="114300" distR="114300">
            <wp:extent cx="5577840" cy="2277110"/>
            <wp:effectExtent l="0" t="0" r="10160" b="8890"/>
            <wp:docPr id="10" name="Picture 10" descr="Ảnh chụp màn hình 2024-01-07 2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4-01-07 213338"/>
                    <pic:cNvPicPr>
                      <a:picLocks noChangeAspect="1"/>
                    </pic:cNvPicPr>
                  </pic:nvPicPr>
                  <pic:blipFill>
                    <a:blip r:embed="rId15"/>
                    <a:stretch>
                      <a:fillRect/>
                    </a:stretch>
                  </pic:blipFill>
                  <pic:spPr>
                    <a:xfrm>
                      <a:off x="0" y="0"/>
                      <a:ext cx="5577840" cy="227711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9</w:t>
      </w:r>
      <w:r>
        <w:rPr>
          <w:rFonts w:ascii="Times New Roman" w:hAnsi="Times New Roman" w:cs="Times New Roman"/>
          <w:i/>
          <w:iCs/>
          <w:sz w:val="26"/>
          <w:szCs w:val="26"/>
        </w:rPr>
        <w:fldChar w:fldCharType="end"/>
      </w:r>
      <w:bookmarkStart w:id="52" w:name="_Toc135"/>
      <w:r>
        <w:rPr>
          <w:rFonts w:ascii="Times New Roman" w:hAnsi="Times New Roman" w:cs="Times New Roman"/>
          <w:i/>
          <w:iCs/>
          <w:sz w:val="26"/>
          <w:szCs w:val="26"/>
        </w:rPr>
        <w:t>: Áp dụng HeapSort</w:t>
      </w:r>
      <w:bookmarkEnd w:id="52"/>
    </w:p>
    <w:p>
      <w:pPr>
        <w:spacing w:line="360" w:lineRule="auto"/>
      </w:pPr>
      <w:r>
        <w:t>Và đề tích hợp từ bên mảng qua thì càn những mã lệnh sau:</w:t>
      </w:r>
    </w:p>
    <w:p>
      <w:pPr>
        <w:spacing w:line="360" w:lineRule="auto"/>
      </w:pPr>
      <w:r>
        <w:drawing>
          <wp:inline distT="0" distB="0" distL="114300" distR="114300">
            <wp:extent cx="5579745" cy="2265045"/>
            <wp:effectExtent l="0" t="0" r="8255" b="8255"/>
            <wp:docPr id="11" name="Picture 11" descr="Ảnh chụp màn hình 2024-01-07 21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hụp màn hình 2024-01-07 213904"/>
                    <pic:cNvPicPr>
                      <a:picLocks noChangeAspect="1"/>
                    </pic:cNvPicPr>
                  </pic:nvPicPr>
                  <pic:blipFill>
                    <a:blip r:embed="rId16"/>
                    <a:stretch>
                      <a:fillRect/>
                    </a:stretch>
                  </pic:blipFill>
                  <pic:spPr>
                    <a:xfrm>
                      <a:off x="0" y="0"/>
                      <a:ext cx="5579745" cy="2265045"/>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10</w:t>
      </w:r>
      <w:r>
        <w:rPr>
          <w:rFonts w:ascii="Times New Roman" w:hAnsi="Times New Roman" w:cs="Times New Roman"/>
          <w:i/>
          <w:iCs/>
          <w:sz w:val="26"/>
          <w:szCs w:val="26"/>
        </w:rPr>
        <w:fldChar w:fldCharType="end"/>
      </w:r>
      <w:bookmarkStart w:id="53" w:name="_Toc18860"/>
      <w:r>
        <w:rPr>
          <w:rFonts w:ascii="Times New Roman" w:hAnsi="Times New Roman" w:cs="Times New Roman"/>
          <w:i/>
          <w:iCs/>
          <w:sz w:val="26"/>
          <w:szCs w:val="26"/>
        </w:rPr>
        <w:t>: Mã lệnh tích hợp HeapSort</w:t>
      </w:r>
      <w:bookmarkEnd w:id="53"/>
    </w:p>
    <w:p>
      <w:pPr>
        <w:spacing w:line="360" w:lineRule="auto"/>
        <w:rPr>
          <w:sz w:val="26"/>
          <w:szCs w:val="26"/>
        </w:rPr>
      </w:pPr>
      <w:r>
        <w:rPr>
          <w:sz w:val="26"/>
          <w:szCs w:val="26"/>
        </w:rPr>
        <w:t>Và đây là khai báo ở hàm main</w:t>
      </w:r>
    </w:p>
    <w:p>
      <w:pPr>
        <w:spacing w:line="360" w:lineRule="auto"/>
      </w:pPr>
      <w:r>
        <w:drawing>
          <wp:inline distT="0" distB="0" distL="114300" distR="114300">
            <wp:extent cx="5574665" cy="2346960"/>
            <wp:effectExtent l="0" t="0" r="635" b="2540"/>
            <wp:docPr id="12" name="Picture 12" descr="Ảnh chụp màn hình 2024-01-07 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hụp màn hình 2024-01-07 214305"/>
                    <pic:cNvPicPr>
                      <a:picLocks noChangeAspect="1"/>
                    </pic:cNvPicPr>
                  </pic:nvPicPr>
                  <pic:blipFill>
                    <a:blip r:embed="rId17"/>
                    <a:stretch>
                      <a:fillRect/>
                    </a:stretch>
                  </pic:blipFill>
                  <pic:spPr>
                    <a:xfrm>
                      <a:off x="0" y="0"/>
                      <a:ext cx="5574665" cy="2346960"/>
                    </a:xfrm>
                    <a:prstGeom prst="rect">
                      <a:avLst/>
                    </a:prstGeom>
                  </pic:spPr>
                </pic:pic>
              </a:graphicData>
            </a:graphic>
          </wp:inline>
        </w:drawing>
      </w:r>
    </w:p>
    <w:p>
      <w:pPr>
        <w:pStyle w:val="7"/>
        <w:spacing w:line="360" w:lineRule="auto"/>
        <w:jc w:val="cente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11</w:t>
      </w:r>
      <w:r>
        <w:rPr>
          <w:rFonts w:ascii="Times New Roman" w:hAnsi="Times New Roman" w:cs="Times New Roman"/>
          <w:i/>
          <w:iCs/>
          <w:sz w:val="26"/>
          <w:szCs w:val="26"/>
        </w:rPr>
        <w:fldChar w:fldCharType="end"/>
      </w:r>
      <w:bookmarkStart w:id="54" w:name="_Toc14994"/>
      <w:r>
        <w:rPr>
          <w:rFonts w:ascii="Times New Roman" w:hAnsi="Times New Roman" w:cs="Times New Roman"/>
          <w:i/>
          <w:iCs/>
          <w:sz w:val="26"/>
          <w:szCs w:val="26"/>
        </w:rPr>
        <w:t>: Khai báo ỏ hàm main</w:t>
      </w:r>
      <w:bookmarkEnd w:id="54"/>
    </w:p>
    <w:p>
      <w:pPr>
        <w:spacing w:line="360" w:lineRule="auto"/>
      </w:pPr>
      <w:r>
        <w:drawing>
          <wp:inline distT="0" distB="0" distL="114300" distR="114300">
            <wp:extent cx="5577205" cy="2252345"/>
            <wp:effectExtent l="0" t="0" r="10795" b="8255"/>
            <wp:docPr id="13" name="Picture 13" descr="Ảnh chụp màn hình 2024-01-07 21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4-01-07 214600"/>
                    <pic:cNvPicPr>
                      <a:picLocks noChangeAspect="1"/>
                    </pic:cNvPicPr>
                  </pic:nvPicPr>
                  <pic:blipFill>
                    <a:blip r:embed="rId18"/>
                    <a:stretch>
                      <a:fillRect/>
                    </a:stretch>
                  </pic:blipFill>
                  <pic:spPr>
                    <a:xfrm>
                      <a:off x="0" y="0"/>
                      <a:ext cx="5577205" cy="2252345"/>
                    </a:xfrm>
                    <a:prstGeom prst="rect">
                      <a:avLst/>
                    </a:prstGeom>
                  </pic:spPr>
                </pic:pic>
              </a:graphicData>
            </a:graphic>
          </wp:inline>
        </w:drawing>
      </w:r>
    </w:p>
    <w:p>
      <w:pPr>
        <w:spacing w:line="360" w:lineRule="auto"/>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12</w:t>
      </w:r>
      <w:r>
        <w:rPr>
          <w:rFonts w:ascii="Times New Roman" w:hAnsi="Times New Roman" w:cs="Times New Roman"/>
          <w:i/>
          <w:iCs/>
          <w:sz w:val="26"/>
          <w:szCs w:val="26"/>
        </w:rPr>
        <w:fldChar w:fldCharType="end"/>
      </w:r>
      <w:bookmarkStart w:id="55" w:name="_Toc3199"/>
      <w:r>
        <w:rPr>
          <w:rFonts w:ascii="Times New Roman" w:hAnsi="Times New Roman" w:cs="Times New Roman"/>
          <w:i/>
          <w:iCs/>
          <w:sz w:val="26"/>
          <w:szCs w:val="26"/>
        </w:rPr>
        <w:t>: Kết thúc hàm main</w:t>
      </w:r>
      <w:bookmarkEnd w:id="55"/>
    </w:p>
    <w:p>
      <w:pPr>
        <w:pStyle w:val="2"/>
        <w:numPr>
          <w:ilvl w:val="0"/>
          <w:numId w:val="0"/>
        </w:numPr>
        <w:tabs>
          <w:tab w:val="clear" w:pos="0"/>
        </w:tabs>
        <w:spacing w:line="360" w:lineRule="auto"/>
      </w:pPr>
      <w:bookmarkStart w:id="56" w:name="_Toc12160"/>
      <w:bookmarkStart w:id="57" w:name="_Toc25807"/>
      <w:r>
        <w:t>CHƯƠNG 4: KẾT QUẢ NGHIÊN CỨU</w:t>
      </w:r>
      <w:bookmarkEnd w:id="56"/>
      <w:bookmarkEnd w:id="57"/>
    </w:p>
    <w:p>
      <w:pPr>
        <w:spacing w:line="360" w:lineRule="auto"/>
        <w:rPr>
          <w:b/>
          <w:bCs/>
        </w:rPr>
      </w:pPr>
      <w:r>
        <w:rPr>
          <w:b/>
          <w:bCs/>
        </w:rPr>
        <w:t>Về phần hiệu năng:</w:t>
      </w:r>
    </w:p>
    <w:p>
      <w:pPr>
        <w:spacing w:line="360" w:lineRule="auto"/>
        <w:jc w:val="both"/>
        <w:rPr>
          <w:b/>
          <w:bCs/>
          <w:sz w:val="26"/>
          <w:szCs w:val="26"/>
        </w:rPr>
      </w:pPr>
      <w:r>
        <w:rPr>
          <w:b/>
          <w:bCs/>
          <w:sz w:val="26"/>
          <w:szCs w:val="26"/>
        </w:rPr>
        <w:t>BubbleSort</w:t>
      </w:r>
    </w:p>
    <w:p>
      <w:pPr>
        <w:numPr>
          <w:ilvl w:val="0"/>
          <w:numId w:val="13"/>
        </w:numPr>
        <w:spacing w:line="360" w:lineRule="auto"/>
        <w:jc w:val="both"/>
        <w:rPr>
          <w:sz w:val="26"/>
          <w:szCs w:val="26"/>
        </w:rPr>
      </w:pPr>
      <w:r>
        <w:rPr>
          <w:sz w:val="26"/>
          <w:szCs w:val="26"/>
        </w:rPr>
        <w:t>Thời Gian: trong trường hợp trung bình và xấu nhất,  trong trường hợp tốt nhất (khi danh sách đã được sắp xếp).</w:t>
      </w:r>
    </w:p>
    <w:p>
      <w:pPr>
        <w:numPr>
          <w:ilvl w:val="0"/>
          <w:numId w:val="13"/>
        </w:numPr>
        <w:spacing w:line="360" w:lineRule="auto"/>
        <w:jc w:val="both"/>
        <w:rPr>
          <w:sz w:val="26"/>
          <w:szCs w:val="26"/>
        </w:rPr>
      </w:pPr>
      <w:r>
        <w:rPr>
          <w:sz w:val="26"/>
          <w:szCs w:val="26"/>
        </w:rPr>
        <w:t>Không Gian: vì BubbleSort là một thuật toán sắp xếp tại chỗ (in-place).</w:t>
      </w:r>
    </w:p>
    <w:p>
      <w:pPr>
        <w:numPr>
          <w:ilvl w:val="0"/>
          <w:numId w:val="13"/>
        </w:numPr>
        <w:spacing w:line="360" w:lineRule="auto"/>
        <w:jc w:val="both"/>
        <w:rPr>
          <w:sz w:val="26"/>
          <w:szCs w:val="26"/>
        </w:rPr>
      </w:pPr>
      <w:r>
        <w:rPr>
          <w:sz w:val="26"/>
          <w:szCs w:val="26"/>
        </w:rPr>
        <w:t>Đánh Giá: BubbleSort không hiệu quả cho các danh sách lớn do số lần so sánh và hoán đổi lớn. Tuy nhiên, nó đơn giản và có thể hữu ích cho các danh sách nhỏ hoặc gần như đã sắp xếp.</w:t>
      </w:r>
    </w:p>
    <w:p>
      <w:pPr>
        <w:spacing w:line="360" w:lineRule="auto"/>
        <w:jc w:val="both"/>
        <w:rPr>
          <w:b/>
          <w:bCs/>
          <w:sz w:val="26"/>
          <w:szCs w:val="26"/>
        </w:rPr>
      </w:pPr>
      <w:r>
        <w:rPr>
          <w:b/>
          <w:bCs/>
          <w:sz w:val="26"/>
          <w:szCs w:val="26"/>
        </w:rPr>
        <w:t>QuickSort</w:t>
      </w:r>
    </w:p>
    <w:p>
      <w:pPr>
        <w:numPr>
          <w:ilvl w:val="0"/>
          <w:numId w:val="13"/>
        </w:numPr>
        <w:spacing w:line="360" w:lineRule="auto"/>
        <w:jc w:val="both"/>
        <w:rPr>
          <w:sz w:val="26"/>
          <w:szCs w:val="26"/>
        </w:rPr>
      </w:pPr>
      <w:r>
        <w:rPr>
          <w:sz w:val="26"/>
          <w:szCs w:val="26"/>
        </w:rPr>
        <w:t>Thời Gian: trong trường hợp trung bình và tốt nhất, nhưng O(n^2) trong trường hợp xấu nhất.</w:t>
      </w:r>
    </w:p>
    <w:p>
      <w:pPr>
        <w:numPr>
          <w:ilvl w:val="0"/>
          <w:numId w:val="13"/>
        </w:numPr>
        <w:spacing w:line="360" w:lineRule="auto"/>
        <w:jc w:val="both"/>
        <w:rPr>
          <w:sz w:val="26"/>
          <w:szCs w:val="26"/>
        </w:rPr>
      </w:pPr>
      <w:r>
        <w:rPr>
          <w:sz w:val="26"/>
          <w:szCs w:val="26"/>
        </w:rPr>
        <w:t>Không Gian: do sử dụng đệ quy, tuy nhiên trên danh sách liên kết, QuickSort có thể được triển khai để sử dụng không gian.</w:t>
      </w:r>
    </w:p>
    <w:p>
      <w:pPr>
        <w:numPr>
          <w:ilvl w:val="0"/>
          <w:numId w:val="13"/>
        </w:numPr>
        <w:spacing w:line="360" w:lineRule="auto"/>
        <w:jc w:val="both"/>
        <w:rPr>
          <w:sz w:val="26"/>
          <w:szCs w:val="26"/>
        </w:rPr>
      </w:pPr>
      <w:r>
        <w:rPr>
          <w:sz w:val="26"/>
          <w:szCs w:val="26"/>
        </w:rPr>
        <w:t>Đánh Giá: QuickSort thường nhanh hơn BubbleSort và HeapSort, đặc biệt với dữ liệu lớn. Tuy nhiên, nó không ổn định và có thể gặp vấn đề với dữ liệu đã sắp xếp.</w:t>
      </w:r>
    </w:p>
    <w:p>
      <w:pPr>
        <w:spacing w:line="360" w:lineRule="auto"/>
        <w:jc w:val="both"/>
        <w:rPr>
          <w:b/>
          <w:bCs/>
          <w:sz w:val="26"/>
          <w:szCs w:val="26"/>
        </w:rPr>
      </w:pPr>
      <w:r>
        <w:rPr>
          <w:b/>
          <w:bCs/>
          <w:sz w:val="26"/>
          <w:szCs w:val="26"/>
        </w:rPr>
        <w:t>HeapSort</w:t>
      </w:r>
    </w:p>
    <w:p>
      <w:pPr>
        <w:numPr>
          <w:ilvl w:val="0"/>
          <w:numId w:val="13"/>
        </w:numPr>
        <w:spacing w:line="360" w:lineRule="auto"/>
        <w:jc w:val="both"/>
        <w:rPr>
          <w:sz w:val="26"/>
          <w:szCs w:val="26"/>
        </w:rPr>
      </w:pPr>
      <w:r>
        <w:rPr>
          <w:sz w:val="26"/>
          <w:szCs w:val="26"/>
        </w:rPr>
        <w:t>Thời Gian: cho cả trường hợp trung bình và xấu nhất.</w:t>
      </w:r>
    </w:p>
    <w:p>
      <w:pPr>
        <w:numPr>
          <w:ilvl w:val="0"/>
          <w:numId w:val="13"/>
        </w:numPr>
        <w:spacing w:line="360" w:lineRule="auto"/>
        <w:jc w:val="both"/>
        <w:rPr>
          <w:sz w:val="26"/>
          <w:szCs w:val="26"/>
        </w:rPr>
      </w:pPr>
      <w:r>
        <w:rPr>
          <w:sz w:val="26"/>
          <w:szCs w:val="26"/>
        </w:rPr>
        <w:t>Không Gian: nếu thực hiện trên một mảng; tuy nhiên, nếu bạn cần chuyển từ danh sách liên kết sang mảng, không gian là O(n).</w:t>
      </w:r>
    </w:p>
    <w:p>
      <w:pPr>
        <w:numPr>
          <w:ilvl w:val="0"/>
          <w:numId w:val="13"/>
        </w:numPr>
        <w:spacing w:line="360" w:lineRule="auto"/>
        <w:jc w:val="both"/>
        <w:rPr>
          <w:sz w:val="26"/>
          <w:szCs w:val="26"/>
        </w:rPr>
      </w:pPr>
      <w:r>
        <w:rPr>
          <w:sz w:val="26"/>
          <w:szCs w:val="26"/>
        </w:rPr>
        <w:t>Đánh Giá: HeapSort cung cấp hiệu năng ổn định, nhưng thường không nhanh bằng QuickSort trong thực tế do overhead trong việc quản lý heap.</w:t>
      </w:r>
    </w:p>
    <w:p>
      <w:pPr>
        <w:spacing w:line="360" w:lineRule="auto"/>
        <w:jc w:val="both"/>
        <w:rPr>
          <w:b/>
          <w:bCs/>
          <w:sz w:val="26"/>
          <w:szCs w:val="26"/>
        </w:rPr>
      </w:pPr>
      <w:r>
        <w:rPr>
          <w:b/>
          <w:bCs/>
          <w:sz w:val="26"/>
          <w:szCs w:val="26"/>
        </w:rPr>
        <w:t>Tổng Kết</w:t>
      </w:r>
    </w:p>
    <w:p>
      <w:pPr>
        <w:numPr>
          <w:ilvl w:val="0"/>
          <w:numId w:val="13"/>
        </w:numPr>
        <w:spacing w:line="360" w:lineRule="auto"/>
        <w:jc w:val="both"/>
        <w:rPr>
          <w:sz w:val="26"/>
          <w:szCs w:val="26"/>
        </w:rPr>
      </w:pPr>
      <w:r>
        <w:rPr>
          <w:sz w:val="26"/>
          <w:szCs w:val="26"/>
        </w:rPr>
        <w:t>Hiệu Suất Trong Thực Tế: Hiệu suất của các thuật toán này sẽ phụ thuộc vào môi trường và bộ dữ liệu. QuickSort thường được ưu tiên cho hiệu suất cao, nhưng nó có thể không phù hợp với mọi tình huống, đặc biệt khi bộ dữ liệu đã sắp xếp hoặc rất lớn.</w:t>
      </w:r>
    </w:p>
    <w:p>
      <w:pPr>
        <w:numPr>
          <w:ilvl w:val="0"/>
          <w:numId w:val="13"/>
        </w:numPr>
        <w:spacing w:line="360" w:lineRule="auto"/>
        <w:jc w:val="both"/>
        <w:rPr>
          <w:sz w:val="26"/>
          <w:szCs w:val="26"/>
        </w:rPr>
      </w:pPr>
      <w:r>
        <w:rPr>
          <w:sz w:val="26"/>
          <w:szCs w:val="26"/>
        </w:rPr>
        <w:t>Lựa Chọn Thuật Toán: Lựa chọn thuật toán phụ thuộc vào yếu tố như kích thước dữ liệu, yêu cầu về ổn định và không gian bộ nhớ. Trong một số trường hợp, sự kết hợp của các thuật toán.</w:t>
      </w:r>
    </w:p>
    <w:p>
      <w:pPr>
        <w:spacing w:line="360" w:lineRule="auto"/>
        <w:jc w:val="both"/>
        <w:rPr>
          <w:sz w:val="26"/>
          <w:szCs w:val="26"/>
        </w:rPr>
      </w:pPr>
    </w:p>
    <w:p>
      <w:pPr>
        <w:spacing w:line="360" w:lineRule="auto"/>
        <w:jc w:val="both"/>
        <w:rPr>
          <w:sz w:val="26"/>
          <w:szCs w:val="26"/>
        </w:rPr>
      </w:pPr>
    </w:p>
    <w:p>
      <w:pPr>
        <w:spacing w:line="360" w:lineRule="auto"/>
      </w:pPr>
      <w:r>
        <w:rPr>
          <w:b/>
          <w:bCs/>
        </w:rPr>
        <w:t>Kết quả thực hiện:</w:t>
      </w:r>
    </w:p>
    <w:p>
      <w:pPr>
        <w:spacing w:line="360" w:lineRule="auto"/>
      </w:pPr>
      <w:r>
        <w:drawing>
          <wp:inline distT="0" distB="0" distL="114300" distR="114300">
            <wp:extent cx="3613150" cy="1009650"/>
            <wp:effectExtent l="0" t="0" r="6350" b="6350"/>
            <wp:docPr id="14" name="Picture 14" descr="Ảnh chụp màn hình 2024-01-07 21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hụp màn hình 2024-01-07 214838"/>
                    <pic:cNvPicPr>
                      <a:picLocks noChangeAspect="1"/>
                    </pic:cNvPicPr>
                  </pic:nvPicPr>
                  <pic:blipFill>
                    <a:blip r:embed="rId19"/>
                    <a:stretch>
                      <a:fillRect/>
                    </a:stretch>
                  </pic:blipFill>
                  <pic:spPr>
                    <a:xfrm>
                      <a:off x="0" y="0"/>
                      <a:ext cx="3613150" cy="1009650"/>
                    </a:xfrm>
                    <a:prstGeom prst="rect">
                      <a:avLst/>
                    </a:prstGeom>
                  </pic:spPr>
                </pic:pic>
              </a:graphicData>
            </a:graphic>
          </wp:inline>
        </w:drawing>
      </w:r>
    </w:p>
    <w:p>
      <w:pPr>
        <w:spacing w:line="360" w:lineRule="auto"/>
        <w:jc w:val="center"/>
        <w:rPr>
          <w:i/>
          <w:iCs/>
        </w:rPr>
      </w:pPr>
      <w:r>
        <w:rPr>
          <w:i/>
          <w:iCs/>
        </w:rPr>
        <w:t xml:space="preserve">Hình </w:t>
      </w:r>
      <w:r>
        <w:rPr>
          <w:i/>
          <w:iCs/>
        </w:rPr>
        <w:fldChar w:fldCharType="begin"/>
      </w:r>
      <w:r>
        <w:rPr>
          <w:i/>
          <w:iCs/>
        </w:rPr>
        <w:instrText xml:space="preserve"> SEQ Hình \* ARABIC </w:instrText>
      </w:r>
      <w:r>
        <w:rPr>
          <w:i/>
          <w:iCs/>
        </w:rPr>
        <w:fldChar w:fldCharType="separate"/>
      </w:r>
      <w:r>
        <w:rPr>
          <w:i/>
          <w:iCs/>
        </w:rPr>
        <w:t>13</w:t>
      </w:r>
      <w:r>
        <w:rPr>
          <w:i/>
          <w:iCs/>
        </w:rPr>
        <w:fldChar w:fldCharType="end"/>
      </w:r>
      <w:bookmarkStart w:id="58" w:name="_Toc20720"/>
      <w:r>
        <w:rPr>
          <w:i/>
          <w:iCs/>
        </w:rPr>
        <w:t>: Danh sách trước khi sắp xếp</w:t>
      </w:r>
      <w:bookmarkEnd w:id="58"/>
    </w:p>
    <w:p>
      <w:pPr>
        <w:spacing w:line="360" w:lineRule="auto"/>
        <w:jc w:val="center"/>
        <w:rPr>
          <w:i/>
          <w:i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30</w:t>
            </w:r>
          </w:p>
        </w:tc>
        <w:tc>
          <w:tcPr>
            <w:tcW w:w="1801"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30</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30</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20</w:t>
            </w:r>
          </w:p>
        </w:tc>
        <w:tc>
          <w:tcPr>
            <w:tcW w:w="1801" w:type="dxa"/>
          </w:tcPr>
          <w:p>
            <w:pPr>
              <w:widowControl w:val="0"/>
              <w:spacing w:line="360" w:lineRule="auto"/>
              <w:jc w:val="center"/>
            </w:pPr>
            <w:r>
              <w:t>5</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w:t>
      </w:r>
      <w:r>
        <w:rPr>
          <w:rFonts w:ascii="Times New Roman" w:hAnsi="Times New Roman" w:cs="Times New Roman"/>
          <w:i/>
          <w:iCs/>
          <w:sz w:val="26"/>
          <w:szCs w:val="26"/>
        </w:rPr>
        <w:fldChar w:fldCharType="end"/>
      </w:r>
      <w:bookmarkStart w:id="59" w:name="_Toc16971"/>
      <w:r>
        <w:rPr>
          <w:rFonts w:ascii="Times New Roman" w:hAnsi="Times New Roman" w:cs="Times New Roman"/>
          <w:i/>
          <w:iCs/>
          <w:sz w:val="26"/>
          <w:szCs w:val="26"/>
        </w:rPr>
        <w:t>: Danh sách ban đầu</w:t>
      </w:r>
      <w:bookmarkEnd w:id="59"/>
    </w:p>
    <w:p>
      <w:pPr>
        <w:spacing w:line="360" w:lineRule="auto"/>
      </w:pPr>
    </w:p>
    <w:p>
      <w:pPr>
        <w:spacing w:line="360" w:lineRule="auto"/>
      </w:pPr>
      <w:r>
        <w:t>Thực hiện theo thuật toán BubbleSort và hiện từng bước sắp xếp</w:t>
      </w:r>
    </w:p>
    <w:p>
      <w:pPr>
        <w:spacing w:line="360" w:lineRule="auto"/>
      </w:pPr>
      <w:r>
        <w:drawing>
          <wp:inline distT="0" distB="0" distL="114300" distR="114300">
            <wp:extent cx="3644265" cy="742950"/>
            <wp:effectExtent l="0" t="0" r="635" b="6350"/>
            <wp:docPr id="15" name="Picture 15" descr="Ảnh chụp màn hình 2024-01-07 21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hụp màn hình 2024-01-07 215120"/>
                    <pic:cNvPicPr>
                      <a:picLocks noChangeAspect="1"/>
                    </pic:cNvPicPr>
                  </pic:nvPicPr>
                  <pic:blipFill>
                    <a:blip r:embed="rId20"/>
                    <a:stretch>
                      <a:fillRect/>
                    </a:stretch>
                  </pic:blipFill>
                  <pic:spPr>
                    <a:xfrm>
                      <a:off x="0" y="0"/>
                      <a:ext cx="3644265" cy="74295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14</w:t>
      </w:r>
      <w:r>
        <w:rPr>
          <w:rFonts w:ascii="Times New Roman" w:hAnsi="Times New Roman" w:cs="Times New Roman"/>
          <w:i/>
          <w:iCs/>
          <w:sz w:val="26"/>
          <w:szCs w:val="26"/>
        </w:rPr>
        <w:fldChar w:fldCharType="end"/>
      </w:r>
      <w:bookmarkStart w:id="60" w:name="_Toc17267"/>
      <w:r>
        <w:rPr>
          <w:rFonts w:ascii="Times New Roman" w:hAnsi="Times New Roman" w:cs="Times New Roman"/>
          <w:i/>
          <w:iCs/>
          <w:sz w:val="26"/>
          <w:szCs w:val="26"/>
        </w:rPr>
        <w:t>: Sắp xếp theo thuật toán BubbleSort</w:t>
      </w:r>
      <w:bookmarkEnd w:id="60"/>
    </w:p>
    <w:p>
      <w:pPr>
        <w:spacing w:line="360" w:lineRule="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30</w:t>
            </w:r>
          </w:p>
        </w:tc>
        <w:tc>
          <w:tcPr>
            <w:tcW w:w="1801" w:type="dxa"/>
          </w:tcPr>
          <w:p>
            <w:pPr>
              <w:widowControl w:val="0"/>
              <w:spacing w:line="360" w:lineRule="auto"/>
              <w:jc w:val="cente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p>
        </w:tc>
        <w:tc>
          <w:tcPr>
            <w:tcW w:w="1801" w:type="dxa"/>
          </w:tcPr>
          <w:p>
            <w:pPr>
              <w:widowControl w:val="0"/>
              <w:spacing w:line="360" w:lineRule="auto"/>
              <w:jc w:val="center"/>
            </w:pPr>
          </w:p>
        </w:tc>
        <w:tc>
          <w:tcPr>
            <w:tcW w:w="1801" w:type="dxa"/>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20</w:t>
            </w:r>
          </w:p>
        </w:tc>
        <w:tc>
          <w:tcPr>
            <w:tcW w:w="1801" w:type="dxa"/>
          </w:tcPr>
          <w:p>
            <w:pPr>
              <w:widowControl w:val="0"/>
              <w:spacing w:line="360" w:lineRule="auto"/>
              <w:jc w:val="center"/>
            </w:pPr>
            <w:r>
              <w:t>30</w:t>
            </w:r>
          </w:p>
        </w:tc>
        <w:tc>
          <w:tcPr>
            <w:tcW w:w="1801" w:type="dxa"/>
          </w:tcPr>
          <w:p>
            <w:pPr>
              <w:widowControl w:val="0"/>
              <w:spacing w:line="360" w:lineRule="auto"/>
              <w:jc w:val="center"/>
            </w:pPr>
          </w:p>
        </w:tc>
        <w:tc>
          <w:tcPr>
            <w:tcW w:w="1801" w:type="dxa"/>
          </w:tcPr>
          <w:p>
            <w:pPr>
              <w:widowControl w:val="0"/>
              <w:spacing w:line="360" w:lineRule="auto"/>
              <w:jc w:val="center"/>
            </w:pPr>
          </w:p>
        </w:tc>
        <w:tc>
          <w:tcPr>
            <w:tcW w:w="1801" w:type="dxa"/>
          </w:tcPr>
          <w:p>
            <w:pPr>
              <w:widowControl w:val="0"/>
              <w:spacing w:line="360" w:lineRule="auto"/>
              <w:jc w:val="center"/>
            </w:pP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2</w:t>
      </w:r>
      <w:r>
        <w:rPr>
          <w:rFonts w:ascii="Times New Roman" w:hAnsi="Times New Roman" w:cs="Times New Roman"/>
          <w:i/>
          <w:iCs/>
          <w:sz w:val="26"/>
          <w:szCs w:val="26"/>
        </w:rPr>
        <w:fldChar w:fldCharType="end"/>
      </w:r>
      <w:bookmarkStart w:id="61" w:name="_Toc8737"/>
      <w:r>
        <w:rPr>
          <w:rFonts w:ascii="Times New Roman" w:hAnsi="Times New Roman" w:cs="Times New Roman"/>
          <w:i/>
          <w:iCs/>
          <w:sz w:val="26"/>
          <w:szCs w:val="26"/>
        </w:rPr>
        <w:t>: Danh sách sắp xếp theo BubbleSort</w:t>
      </w:r>
      <w:bookmarkEnd w:id="61"/>
    </w:p>
    <w:p>
      <w:pPr>
        <w:spacing w:line="360" w:lineRule="auto"/>
      </w:pPr>
    </w:p>
    <w:p>
      <w:pPr>
        <w:spacing w:line="360" w:lineRule="auto"/>
        <w:rPr>
          <w:i/>
          <w:iCs/>
          <w:sz w:val="26"/>
          <w:szCs w:val="26"/>
        </w:rPr>
      </w:pPr>
      <w:r>
        <w:t>Thực hiện theo thuật toán QuickSort và thực từng bước sắp xếp</w:t>
      </w:r>
    </w:p>
    <w:p>
      <w:pPr>
        <w:spacing w:line="360" w:lineRule="auto"/>
        <w:rPr>
          <w:i/>
          <w:iCs/>
          <w:sz w:val="26"/>
          <w:szCs w:val="26"/>
        </w:rPr>
      </w:pPr>
      <w:r>
        <w:rPr>
          <w:i/>
          <w:iCs/>
          <w:sz w:val="26"/>
          <w:szCs w:val="26"/>
        </w:rPr>
        <w:drawing>
          <wp:inline distT="0" distB="0" distL="114300" distR="114300">
            <wp:extent cx="3726815" cy="736600"/>
            <wp:effectExtent l="0" t="0" r="6985" b="0"/>
            <wp:docPr id="16" name="Picture 16" descr="Ảnh chụp màn hình 2024-01-07 21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hụp màn hình 2024-01-07 215419"/>
                    <pic:cNvPicPr>
                      <a:picLocks noChangeAspect="1"/>
                    </pic:cNvPicPr>
                  </pic:nvPicPr>
                  <pic:blipFill>
                    <a:blip r:embed="rId21"/>
                    <a:stretch>
                      <a:fillRect/>
                    </a:stretch>
                  </pic:blipFill>
                  <pic:spPr>
                    <a:xfrm>
                      <a:off x="0" y="0"/>
                      <a:ext cx="3726815" cy="736600"/>
                    </a:xfrm>
                    <a:prstGeom prst="rect">
                      <a:avLst/>
                    </a:prstGeom>
                  </pic:spPr>
                </pic:pic>
              </a:graphicData>
            </a:graphic>
          </wp:inline>
        </w:drawing>
      </w: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15</w:t>
      </w:r>
      <w:r>
        <w:rPr>
          <w:rFonts w:ascii="Times New Roman" w:hAnsi="Times New Roman" w:cs="Times New Roman"/>
          <w:i/>
          <w:iCs/>
          <w:sz w:val="26"/>
          <w:szCs w:val="26"/>
        </w:rPr>
        <w:fldChar w:fldCharType="end"/>
      </w:r>
      <w:bookmarkStart w:id="62" w:name="_Toc11075"/>
      <w:r>
        <w:rPr>
          <w:rFonts w:ascii="Times New Roman" w:hAnsi="Times New Roman" w:cs="Times New Roman"/>
          <w:i/>
          <w:iCs/>
          <w:sz w:val="26"/>
          <w:szCs w:val="26"/>
        </w:rPr>
        <w:t>: Sắp xếp theo thuật toán QuickSort</w:t>
      </w:r>
      <w:bookmarkEnd w:id="62"/>
    </w:p>
    <w:p>
      <w:pPr>
        <w:spacing w:line="360" w:lineRule="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r>
              <w:t>5</w:t>
            </w:r>
          </w:p>
        </w:tc>
        <w:tc>
          <w:tcPr>
            <w:tcW w:w="1801" w:type="dxa"/>
          </w:tcPr>
          <w:p>
            <w:pPr>
              <w:widowControl w:val="0"/>
              <w:spacing w:line="360" w:lineRule="auto"/>
              <w:jc w:val="center"/>
            </w:pPr>
            <w:r>
              <w:t>20</w:t>
            </w:r>
          </w:p>
        </w:tc>
        <w:tc>
          <w:tcPr>
            <w:tcW w:w="1801" w:type="dxa"/>
          </w:tcPr>
          <w:p>
            <w:pPr>
              <w:widowControl w:val="0"/>
              <w:spacing w:line="360" w:lineRule="auto"/>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30</w:t>
            </w:r>
          </w:p>
        </w:tc>
        <w:tc>
          <w:tcPr>
            <w:tcW w:w="1801" w:type="dxa"/>
          </w:tcPr>
          <w:p>
            <w:pPr>
              <w:widowControl w:val="0"/>
              <w:spacing w:line="360" w:lineRule="auto"/>
              <w:jc w:val="center"/>
            </w:pPr>
            <w:r>
              <w:t>20</w:t>
            </w:r>
          </w:p>
        </w:tc>
        <w:tc>
          <w:tcPr>
            <w:tcW w:w="1801" w:type="dxa"/>
          </w:tcPr>
          <w:p>
            <w:pPr>
              <w:widowControl w:val="0"/>
              <w:spacing w:line="360" w:lineRule="auto"/>
              <w:jc w:val="center"/>
            </w:pPr>
            <w:r>
              <w:t>4</w:t>
            </w:r>
          </w:p>
        </w:tc>
        <w:tc>
          <w:tcPr>
            <w:tcW w:w="1801" w:type="dxa"/>
          </w:tcPr>
          <w:p>
            <w:pPr>
              <w:widowControl w:val="0"/>
              <w:spacing w:line="360" w:lineRule="auto"/>
              <w:jc w:val="center"/>
            </w:pPr>
            <w:r>
              <w:t>3</w:t>
            </w:r>
          </w:p>
        </w:tc>
        <w:tc>
          <w:tcPr>
            <w:tcW w:w="1801" w:type="dxa"/>
          </w:tcPr>
          <w:p>
            <w:pPr>
              <w:widowControl w:val="0"/>
              <w:spacing w:line="360" w:lineRule="auto"/>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20</w:t>
            </w:r>
          </w:p>
        </w:tc>
        <w:tc>
          <w:tcPr>
            <w:tcW w:w="1801" w:type="dxa"/>
          </w:tcPr>
          <w:p>
            <w:pPr>
              <w:widowControl w:val="0"/>
              <w:spacing w:line="360" w:lineRule="auto"/>
              <w:jc w:val="center"/>
            </w:pPr>
            <w:r>
              <w:t>5</w:t>
            </w:r>
          </w:p>
        </w:tc>
        <w:tc>
          <w:tcPr>
            <w:tcW w:w="1801" w:type="dxa"/>
          </w:tcPr>
          <w:p>
            <w:pPr>
              <w:widowControl w:val="0"/>
              <w:spacing w:line="360" w:lineRule="auto"/>
              <w:jc w:val="center"/>
            </w:pPr>
            <w:r>
              <w:t>4</w:t>
            </w:r>
          </w:p>
        </w:tc>
        <w:tc>
          <w:tcPr>
            <w:tcW w:w="1801" w:type="dxa"/>
          </w:tcPr>
          <w:p>
            <w:pPr>
              <w:widowControl w:val="0"/>
              <w:spacing w:line="360" w:lineRule="auto"/>
              <w:jc w:val="center"/>
            </w:pPr>
            <w:r>
              <w:t>3</w:t>
            </w:r>
          </w:p>
        </w:tc>
        <w:tc>
          <w:tcPr>
            <w:tcW w:w="1801" w:type="dxa"/>
          </w:tcPr>
          <w:p>
            <w:pPr>
              <w:widowControl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center"/>
            </w:pPr>
            <w:r>
              <w:t>5</w:t>
            </w:r>
          </w:p>
        </w:tc>
        <w:tc>
          <w:tcPr>
            <w:tcW w:w="1801" w:type="dxa"/>
          </w:tcPr>
          <w:p>
            <w:pPr>
              <w:widowControl w:val="0"/>
              <w:spacing w:line="360" w:lineRule="auto"/>
              <w:jc w:val="center"/>
            </w:pPr>
            <w:r>
              <w:t>3</w:t>
            </w:r>
          </w:p>
        </w:tc>
        <w:tc>
          <w:tcPr>
            <w:tcW w:w="1801" w:type="dxa"/>
          </w:tcPr>
          <w:p>
            <w:pPr>
              <w:widowControl w:val="0"/>
              <w:spacing w:line="360" w:lineRule="auto"/>
              <w:jc w:val="center"/>
            </w:pPr>
            <w:r>
              <w:t>4</w:t>
            </w:r>
          </w:p>
        </w:tc>
        <w:tc>
          <w:tcPr>
            <w:tcW w:w="1801" w:type="dxa"/>
          </w:tcPr>
          <w:p>
            <w:pPr>
              <w:widowControl w:val="0"/>
              <w:spacing w:line="360" w:lineRule="auto"/>
              <w:jc w:val="center"/>
            </w:pPr>
          </w:p>
        </w:tc>
        <w:tc>
          <w:tcPr>
            <w:tcW w:w="1801" w:type="dxa"/>
          </w:tcPr>
          <w:p>
            <w:pPr>
              <w:widowControl w:val="0"/>
              <w:spacing w:line="360" w:lineRule="auto"/>
              <w:jc w:val="center"/>
            </w:pPr>
          </w:p>
        </w:tc>
      </w:tr>
    </w:tbl>
    <w:p>
      <w:pPr>
        <w:pStyle w:val="7"/>
        <w:spacing w:line="360" w:lineRule="auto"/>
        <w:jc w:val="center"/>
        <w:rPr>
          <w:rFonts w:ascii="Times New Roman" w:hAnsi="Times New Roman" w:cs="Times New Roman"/>
          <w:i/>
          <w:iCs/>
          <w:sz w:val="26"/>
          <w:szCs w:val="26"/>
        </w:rPr>
      </w:pPr>
    </w:p>
    <w:p>
      <w:pPr>
        <w:pStyle w:val="7"/>
        <w:spacing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3</w:t>
      </w:r>
      <w:r>
        <w:rPr>
          <w:rFonts w:ascii="Times New Roman" w:hAnsi="Times New Roman" w:cs="Times New Roman"/>
          <w:i/>
          <w:iCs/>
          <w:sz w:val="26"/>
          <w:szCs w:val="26"/>
        </w:rPr>
        <w:fldChar w:fldCharType="end"/>
      </w:r>
      <w:bookmarkStart w:id="63" w:name="_Toc18441"/>
      <w:r>
        <w:rPr>
          <w:rFonts w:ascii="Times New Roman" w:hAnsi="Times New Roman" w:cs="Times New Roman"/>
          <w:i/>
          <w:iCs/>
          <w:sz w:val="26"/>
          <w:szCs w:val="26"/>
        </w:rPr>
        <w:t>: Danh sách sắp xếp theo QuickSort</w:t>
      </w:r>
      <w:bookmarkEnd w:id="63"/>
    </w:p>
    <w:p>
      <w:pPr>
        <w:spacing w:line="360" w:lineRule="auto"/>
      </w:pPr>
    </w:p>
    <w:p>
      <w:pPr>
        <w:spacing w:line="360" w:lineRule="auto"/>
      </w:pPr>
      <w:r>
        <w:t>Thực hiện theo thuật toán HeapSort</w:t>
      </w:r>
    </w:p>
    <w:p>
      <w:pPr>
        <w:spacing w:line="360" w:lineRule="auto"/>
      </w:pPr>
      <w:r>
        <w:drawing>
          <wp:inline distT="0" distB="0" distL="114300" distR="114300">
            <wp:extent cx="3669665" cy="419100"/>
            <wp:effectExtent l="0" t="0" r="635" b="0"/>
            <wp:docPr id="17" name="Picture 17" descr="Ảnh chụp màn hình 2024-01-07 21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hụp màn hình 2024-01-07 215753"/>
                    <pic:cNvPicPr>
                      <a:picLocks noChangeAspect="1"/>
                    </pic:cNvPicPr>
                  </pic:nvPicPr>
                  <pic:blipFill>
                    <a:blip r:embed="rId22"/>
                    <a:stretch>
                      <a:fillRect/>
                    </a:stretch>
                  </pic:blipFill>
                  <pic:spPr>
                    <a:xfrm>
                      <a:off x="0" y="0"/>
                      <a:ext cx="3669665" cy="419100"/>
                    </a:xfrm>
                    <a:prstGeom prst="rect">
                      <a:avLst/>
                    </a:prstGeom>
                  </pic:spPr>
                </pic:pic>
              </a:graphicData>
            </a:graphic>
          </wp:inline>
        </w:drawing>
      </w:r>
    </w:p>
    <w:p>
      <w:pPr>
        <w:pStyle w:val="7"/>
        <w:spacing w:after="200" w:line="360" w:lineRule="auto"/>
        <w:jc w:val="center"/>
        <w:rPr>
          <w:rFonts w:ascii="Times New Roman" w:hAnsi="Times New Roman" w:cs="Times New Roman"/>
          <w:i/>
          <w:iCs/>
          <w:sz w:val="26"/>
          <w:szCs w:val="26"/>
        </w:rPr>
      </w:pPr>
      <w:r>
        <w:rPr>
          <w:rFonts w:ascii="Times New Roman" w:hAnsi="Times New Roman" w:cs="Times New Roman"/>
          <w:i/>
          <w:iCs/>
          <w:sz w:val="26"/>
          <w:szCs w:val="26"/>
        </w:rPr>
        <w:t xml:space="preserve">Hình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Hình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16</w:t>
      </w:r>
      <w:r>
        <w:rPr>
          <w:rFonts w:ascii="Times New Roman" w:hAnsi="Times New Roman" w:cs="Times New Roman"/>
          <w:i/>
          <w:iCs/>
          <w:sz w:val="26"/>
          <w:szCs w:val="26"/>
        </w:rPr>
        <w:fldChar w:fldCharType="end"/>
      </w:r>
      <w:bookmarkStart w:id="64" w:name="_Toc21201"/>
      <w:r>
        <w:rPr>
          <w:rFonts w:ascii="Times New Roman" w:hAnsi="Times New Roman" w:cs="Times New Roman"/>
          <w:i/>
          <w:iCs/>
          <w:sz w:val="26"/>
          <w:szCs w:val="26"/>
        </w:rPr>
        <w:t xml:space="preserve"> Sắp cếp theo thuật toán HeapSort</w:t>
      </w:r>
      <w:bookmarkEnd w:id="6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1801"/>
        <w:gridCol w:w="1801"/>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widowControl w:val="0"/>
              <w:spacing w:line="360" w:lineRule="auto"/>
              <w:jc w:val="both"/>
            </w:pPr>
            <w:r>
              <w:t>3</w:t>
            </w:r>
          </w:p>
        </w:tc>
        <w:tc>
          <w:tcPr>
            <w:tcW w:w="1801" w:type="dxa"/>
          </w:tcPr>
          <w:p>
            <w:pPr>
              <w:widowControl w:val="0"/>
              <w:spacing w:line="360" w:lineRule="auto"/>
              <w:jc w:val="both"/>
            </w:pPr>
            <w:r>
              <w:t>4</w:t>
            </w:r>
          </w:p>
        </w:tc>
        <w:tc>
          <w:tcPr>
            <w:tcW w:w="1801" w:type="dxa"/>
          </w:tcPr>
          <w:p>
            <w:pPr>
              <w:widowControl w:val="0"/>
              <w:spacing w:line="360" w:lineRule="auto"/>
              <w:jc w:val="both"/>
            </w:pPr>
            <w:r>
              <w:t>5</w:t>
            </w:r>
          </w:p>
        </w:tc>
        <w:tc>
          <w:tcPr>
            <w:tcW w:w="1801" w:type="dxa"/>
          </w:tcPr>
          <w:p>
            <w:pPr>
              <w:widowControl w:val="0"/>
              <w:spacing w:line="360" w:lineRule="auto"/>
              <w:jc w:val="both"/>
            </w:pPr>
            <w:r>
              <w:t>20</w:t>
            </w:r>
          </w:p>
        </w:tc>
        <w:tc>
          <w:tcPr>
            <w:tcW w:w="1801" w:type="dxa"/>
          </w:tcPr>
          <w:p>
            <w:pPr>
              <w:widowControl w:val="0"/>
              <w:spacing w:line="360" w:lineRule="auto"/>
              <w:jc w:val="both"/>
            </w:pPr>
            <w:r>
              <w:t>30</w:t>
            </w:r>
          </w:p>
        </w:tc>
      </w:tr>
    </w:tbl>
    <w:p>
      <w:pPr>
        <w:pStyle w:val="7"/>
        <w:spacing w:line="360" w:lineRule="auto"/>
        <w:jc w:val="center"/>
        <w:rPr>
          <w:rFonts w:ascii="Times New Roman" w:hAnsi="Times New Roman" w:cs="Times New Roman"/>
          <w:i/>
          <w:iCs/>
          <w:sz w:val="26"/>
          <w:szCs w:val="26"/>
        </w:rPr>
      </w:pPr>
    </w:p>
    <w:p>
      <w:pPr>
        <w:pStyle w:val="7"/>
        <w:spacing w:line="360" w:lineRule="auto"/>
        <w:jc w:val="center"/>
      </w:pPr>
      <w:r>
        <w:rPr>
          <w:rFonts w:ascii="Times New Roman" w:hAnsi="Times New Roman" w:cs="Times New Roman"/>
          <w:i/>
          <w:iCs/>
          <w:sz w:val="26"/>
          <w:szCs w:val="26"/>
        </w:rPr>
        <w:t xml:space="preserve">Bảng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Bảng \* ARABIC </w:instrText>
      </w:r>
      <w:r>
        <w:rPr>
          <w:rFonts w:ascii="Times New Roman" w:hAnsi="Times New Roman" w:cs="Times New Roman"/>
          <w:i/>
          <w:iCs/>
          <w:sz w:val="26"/>
          <w:szCs w:val="26"/>
        </w:rPr>
        <w:fldChar w:fldCharType="separate"/>
      </w:r>
      <w:r>
        <w:rPr>
          <w:rFonts w:ascii="Times New Roman" w:hAnsi="Times New Roman" w:cs="Times New Roman"/>
          <w:i/>
          <w:iCs/>
          <w:sz w:val="26"/>
          <w:szCs w:val="26"/>
        </w:rPr>
        <w:t>4</w:t>
      </w:r>
      <w:r>
        <w:rPr>
          <w:rFonts w:ascii="Times New Roman" w:hAnsi="Times New Roman" w:cs="Times New Roman"/>
          <w:i/>
          <w:iCs/>
          <w:sz w:val="26"/>
          <w:szCs w:val="26"/>
        </w:rPr>
        <w:fldChar w:fldCharType="end"/>
      </w:r>
      <w:bookmarkStart w:id="65" w:name="_Toc18419"/>
      <w:r>
        <w:rPr>
          <w:rFonts w:ascii="Times New Roman" w:hAnsi="Times New Roman" w:cs="Times New Roman"/>
          <w:i/>
          <w:iCs/>
          <w:sz w:val="26"/>
          <w:szCs w:val="26"/>
        </w:rPr>
        <w:t>: Danh sách sắp xếp theo HeapSort</w:t>
      </w:r>
      <w:r>
        <w:br w:type="page"/>
      </w:r>
      <w:bookmarkEnd w:id="65"/>
    </w:p>
    <w:p>
      <w:pPr>
        <w:pStyle w:val="2"/>
        <w:numPr>
          <w:ilvl w:val="0"/>
          <w:numId w:val="0"/>
        </w:numPr>
        <w:tabs>
          <w:tab w:val="clear" w:pos="0"/>
        </w:tabs>
        <w:spacing w:line="360" w:lineRule="auto"/>
      </w:pPr>
      <w:bookmarkStart w:id="66" w:name="_Toc13139"/>
      <w:bookmarkStart w:id="67" w:name="_Toc1239"/>
      <w:r>
        <w:t>CHƯƠNG 5: KẾT LUẬN VÀ HƯỚNG PHÁT TRIỂN</w:t>
      </w:r>
      <w:bookmarkEnd w:id="66"/>
      <w:bookmarkEnd w:id="67"/>
    </w:p>
    <w:p>
      <w:pPr>
        <w:spacing w:before="120" w:after="120" w:line="360" w:lineRule="auto"/>
        <w:jc w:val="both"/>
        <w:rPr>
          <w:b/>
          <w:bCs/>
          <w:sz w:val="26"/>
          <w:szCs w:val="26"/>
        </w:rPr>
      </w:pPr>
      <w:r>
        <w:rPr>
          <w:b/>
          <w:bCs/>
          <w:sz w:val="26"/>
          <w:szCs w:val="26"/>
        </w:rPr>
        <w:t>Những kết quả dạt được:</w:t>
      </w:r>
    </w:p>
    <w:p>
      <w:pPr>
        <w:numPr>
          <w:ilvl w:val="0"/>
          <w:numId w:val="13"/>
        </w:numPr>
        <w:spacing w:before="120" w:after="120" w:line="360" w:lineRule="auto"/>
        <w:jc w:val="both"/>
        <w:rPr>
          <w:sz w:val="26"/>
          <w:szCs w:val="26"/>
        </w:rPr>
      </w:pPr>
      <w:r>
        <w:rPr>
          <w:sz w:val="26"/>
          <w:szCs w:val="26"/>
        </w:rPr>
        <w:t>Thực hiện tích hợp các thuât toán sắp xếp vào danh sách liên kết đơn thành công</w:t>
      </w:r>
    </w:p>
    <w:p>
      <w:pPr>
        <w:numPr>
          <w:ilvl w:val="0"/>
          <w:numId w:val="13"/>
        </w:numPr>
        <w:spacing w:before="120" w:after="120" w:line="360" w:lineRule="auto"/>
        <w:jc w:val="both"/>
        <w:rPr>
          <w:sz w:val="26"/>
          <w:szCs w:val="26"/>
        </w:rPr>
      </w:pPr>
      <w:r>
        <w:rPr>
          <w:sz w:val="26"/>
          <w:szCs w:val="26"/>
        </w:rPr>
        <w:t>Tích hợp các thuật toán sắp xếp vào danh sách lúc đầu còn gặp nhiều khó khăn nhưng trong thời gian tìm hiểu thì đã tích hợp được</w:t>
      </w:r>
    </w:p>
    <w:p>
      <w:pPr>
        <w:spacing w:before="120" w:after="120" w:line="360" w:lineRule="auto"/>
        <w:jc w:val="both"/>
        <w:rPr>
          <w:b/>
          <w:bCs/>
          <w:sz w:val="26"/>
          <w:szCs w:val="26"/>
        </w:rPr>
      </w:pPr>
      <w:r>
        <w:rPr>
          <w:b/>
          <w:bCs/>
          <w:sz w:val="26"/>
          <w:szCs w:val="26"/>
        </w:rPr>
        <w:t>Đóng góp:</w:t>
      </w:r>
    </w:p>
    <w:p>
      <w:pPr>
        <w:numPr>
          <w:ilvl w:val="0"/>
          <w:numId w:val="13"/>
        </w:numPr>
        <w:spacing w:before="120" w:after="120" w:line="360" w:lineRule="auto"/>
        <w:jc w:val="both"/>
        <w:rPr>
          <w:sz w:val="26"/>
          <w:szCs w:val="26"/>
        </w:rPr>
      </w:pPr>
      <w:r>
        <w:rPr>
          <w:sz w:val="26"/>
          <w:szCs w:val="26"/>
        </w:rPr>
        <w:t>Kết quả hiện giò vẫn chưa đúng yêu cầu nhưng đó là những gì em đã nghiên cứu</w:t>
      </w:r>
    </w:p>
    <w:p>
      <w:pPr>
        <w:numPr>
          <w:ilvl w:val="0"/>
          <w:numId w:val="13"/>
        </w:numPr>
        <w:spacing w:before="120" w:after="120" w:line="360" w:lineRule="auto"/>
        <w:jc w:val="both"/>
        <w:rPr>
          <w:sz w:val="26"/>
          <w:szCs w:val="26"/>
        </w:rPr>
      </w:pPr>
      <w:r>
        <w:rPr>
          <w:sz w:val="26"/>
          <w:szCs w:val="26"/>
        </w:rPr>
        <w:t>Trong quá trình nghiên cứu em tự nhận mình chưa làm hết sức mình.</w:t>
      </w:r>
    </w:p>
    <w:p>
      <w:pPr>
        <w:numPr>
          <w:ilvl w:val="0"/>
          <w:numId w:val="13"/>
        </w:numPr>
        <w:spacing w:before="120" w:after="120" w:line="360" w:lineRule="auto"/>
        <w:jc w:val="both"/>
        <w:rPr>
          <w:bCs/>
          <w:sz w:val="26"/>
          <w:szCs w:val="26"/>
        </w:rPr>
      </w:pPr>
      <w:r>
        <w:rPr>
          <w:sz w:val="26"/>
          <w:szCs w:val="26"/>
        </w:rPr>
        <w:t>Hướng phát triển: Kiến nghị về những hướng nghiên cứu tiếp theo</w:t>
      </w:r>
      <w:r>
        <w:rPr>
          <w:bCs/>
          <w:sz w:val="26"/>
          <w:szCs w:val="26"/>
        </w:rPr>
        <w:t>.</w:t>
      </w:r>
    </w:p>
    <w:p>
      <w:pPr>
        <w:spacing w:before="120" w:after="120" w:line="360" w:lineRule="auto"/>
        <w:jc w:val="both"/>
        <w:rPr>
          <w:bCs/>
          <w:sz w:val="26"/>
          <w:szCs w:val="26"/>
        </w:rPr>
      </w:pPr>
      <w:r>
        <w:rPr>
          <w:bCs/>
          <w:sz w:val="26"/>
          <w:szCs w:val="26"/>
        </w:rPr>
        <w:t>Kiến nghị về hướng nghiên cứu:</w:t>
      </w:r>
    </w:p>
    <w:p>
      <w:pPr>
        <w:numPr>
          <w:ilvl w:val="0"/>
          <w:numId w:val="13"/>
        </w:numPr>
        <w:spacing w:before="120" w:after="120" w:line="360" w:lineRule="auto"/>
        <w:jc w:val="both"/>
        <w:rPr>
          <w:bCs/>
          <w:sz w:val="26"/>
          <w:szCs w:val="26"/>
        </w:rPr>
      </w:pPr>
      <w:r>
        <w:rPr>
          <w:bCs/>
          <w:sz w:val="26"/>
          <w:szCs w:val="26"/>
        </w:rPr>
        <w:t>Em sẽ cố gắng làm hết sức khi còn được thầy hướng dẫn trong những đồ án tiếp theo</w:t>
      </w:r>
    </w:p>
    <w:p>
      <w:pPr>
        <w:spacing w:after="200" w:line="360" w:lineRule="auto"/>
        <w:rPr>
          <w:b/>
          <w:bCs/>
          <w:sz w:val="26"/>
          <w:szCs w:val="26"/>
        </w:rPr>
      </w:pPr>
      <w:r>
        <w:rPr>
          <w:b/>
          <w:bCs/>
          <w:sz w:val="26"/>
          <w:szCs w:val="26"/>
        </w:rPr>
        <w:br w:type="page"/>
      </w:r>
    </w:p>
    <w:p>
      <w:pPr>
        <w:pStyle w:val="2"/>
        <w:numPr>
          <w:ilvl w:val="0"/>
          <w:numId w:val="0"/>
        </w:numPr>
        <w:tabs>
          <w:tab w:val="clear" w:pos="0"/>
        </w:tabs>
        <w:spacing w:line="360" w:lineRule="auto"/>
        <w:rPr>
          <w:ins w:id="0" w:author="tung" w:date="2024-01-08T08:30:00Z"/>
        </w:rPr>
      </w:pPr>
      <w:bookmarkStart w:id="68" w:name="_Toc13068"/>
      <w:bookmarkStart w:id="69" w:name="_Toc25882"/>
      <w:r>
        <w:t>DANH MỤC TÀI LIỆU THAM KHẢO</w:t>
      </w:r>
      <w:bookmarkEnd w:id="68"/>
      <w:bookmarkEnd w:id="69"/>
    </w:p>
    <w:sdt>
      <w:sdtPr>
        <w:rPr>
          <w:lang w:val="vi-VN"/>
        </w:rPr>
        <w:id w:val="1565225132"/>
        <w:docPartObj>
          <w:docPartGallery w:val="AutoText"/>
        </w:docPartObj>
      </w:sdtPr>
      <w:sdtEndPr>
        <w:rPr>
          <w:lang w:val="vi-VN"/>
        </w:rPr>
      </w:sdtEndPr>
      <w:sdtContent>
        <w:sdt>
          <w:sdtPr>
            <w:rPr>
              <w:lang w:val="vi-VN"/>
            </w:rPr>
            <w:id w:val="653414880"/>
            <w:docPartObj>
              <w:docPartGallery w:val="AutoText"/>
            </w:docPartObj>
          </w:sdtPr>
          <w:sdtEndPr>
            <w:rPr>
              <w:bCs/>
              <w:sz w:val="24"/>
              <w:lang w:val="en-US"/>
            </w:rPr>
          </w:sdtEndPr>
          <w:sdtContent>
            <w:p>
              <w:pPr>
                <w:rPr>
                  <w:rFonts w:eastAsia="SimSun"/>
                  <w:sz w:val="20"/>
                  <w:szCs w:val="20"/>
                </w:rPr>
              </w:pPr>
              <w:bookmarkStart w:id="70" w:name="_Toc21290"/>
              <w:bookmarkStart w:id="71" w:name="_Toc3904"/>
              <w:bookmarkStart w:id="72" w:name="_GoBack"/>
              <w:bookmarkEnd w:id="72"/>
              <w:r>
                <w:rPr>
                  <w:b w:val="0"/>
                </w:rPr>
                <w:fldChar w:fldCharType="begin"/>
              </w:r>
              <w:r>
                <w:instrText xml:space="preserve">BIBLIOGRAPHY</w:instrText>
              </w:r>
              <w:r>
                <w:rPr>
                  <w:b w:val="0"/>
                </w:rPr>
                <w:fldChar w:fldCharType="separate"/>
              </w:r>
            </w:p>
            <w:tbl>
              <w:tblPr>
                <w:tblStyle w:val="6"/>
                <w:tblW w:w="5000" w:type="pct"/>
                <w:tblCellSpacing w:w="15" w:type="dxa"/>
                <w:tblInd w:w="0" w:type="dxa"/>
                <w:tblLayout w:type="autofit"/>
                <w:tblCellMar>
                  <w:top w:w="15" w:type="dxa"/>
                  <w:left w:w="15" w:type="dxa"/>
                  <w:bottom w:w="15" w:type="dxa"/>
                  <w:right w:w="15" w:type="dxa"/>
                </w:tblCellMar>
              </w:tblPr>
              <w:tblGrid>
                <w:gridCol w:w="355"/>
                <w:gridCol w:w="8807"/>
              </w:tblGrid>
              <w:tr>
                <w:tblPrEx>
                  <w:tblCellMar>
                    <w:top w:w="15" w:type="dxa"/>
                    <w:left w:w="15" w:type="dxa"/>
                    <w:bottom w:w="15" w:type="dxa"/>
                    <w:right w:w="15" w:type="dxa"/>
                  </w:tblCellMar>
                </w:tblPrEx>
                <w:trPr>
                  <w:tblCellSpacing w:w="15" w:type="dxa"/>
                </w:trPr>
                <w:tc>
                  <w:tcPr>
                    <w:tcW w:w="50" w:type="pct"/>
                  </w:tcPr>
                  <w:p>
                    <w:pPr>
                      <w:pStyle w:val="26"/>
                      <w:rPr>
                        <w:lang w:val="vi-VN"/>
                      </w:rPr>
                    </w:pPr>
                    <w:r>
                      <w:rPr>
                        <w:lang w:val="vi-VN"/>
                      </w:rPr>
                      <w:t xml:space="preserve">[1] </w:t>
                    </w:r>
                  </w:p>
                </w:tc>
                <w:tc>
                  <w:tcPr>
                    <w:tcW w:w="0" w:type="auto"/>
                  </w:tcPr>
                  <w:p>
                    <w:pPr>
                      <w:pStyle w:val="26"/>
                      <w:rPr>
                        <w:lang w:val="vi-VN"/>
                      </w:rPr>
                    </w:pPr>
                    <w:r>
                      <w:rPr>
                        <w:lang w:val="vi-VN"/>
                      </w:rPr>
                      <w:t>C. Nguyễn, “Thuật toán sắp xếp C++,” 17 03 2022. [Trực tuyến]. Available: https://vnoi.info/wiki/algo/basic/sorting.md.</w:t>
                    </w:r>
                  </w:p>
                </w:tc>
              </w:tr>
              <w:tr>
                <w:tblPrEx>
                  <w:tblCellMar>
                    <w:top w:w="15" w:type="dxa"/>
                    <w:left w:w="15" w:type="dxa"/>
                    <w:bottom w:w="15" w:type="dxa"/>
                    <w:right w:w="15" w:type="dxa"/>
                  </w:tblCellMar>
                </w:tblPrEx>
                <w:trPr>
                  <w:tblCellSpacing w:w="15" w:type="dxa"/>
                </w:trPr>
                <w:tc>
                  <w:tcPr>
                    <w:tcW w:w="50" w:type="pct"/>
                  </w:tcPr>
                  <w:p>
                    <w:pPr>
                      <w:pStyle w:val="26"/>
                      <w:rPr>
                        <w:lang w:val="vi-VN"/>
                      </w:rPr>
                    </w:pPr>
                    <w:r>
                      <w:rPr>
                        <w:lang w:val="vi-VN"/>
                      </w:rPr>
                      <w:t xml:space="preserve">[2] </w:t>
                    </w:r>
                  </w:p>
                </w:tc>
                <w:tc>
                  <w:tcPr>
                    <w:tcW w:w="0" w:type="auto"/>
                  </w:tcPr>
                  <w:p>
                    <w:pPr>
                      <w:pStyle w:val="26"/>
                      <w:rPr>
                        <w:lang w:val="vi-VN"/>
                      </w:rPr>
                    </w:pPr>
                    <w:r>
                      <w:rPr>
                        <w:lang w:val="vi-VN"/>
                      </w:rPr>
                      <w:t>C. Nguyễn, “Thuật toán sắp xếp C++,” 12 08 2022. [Trực tuyến]. Available: https://vnoi.info/wiki/algo/basic/sorting.md.</w:t>
                    </w:r>
                  </w:p>
                </w:tc>
              </w:tr>
              <w:tr>
                <w:tblPrEx>
                  <w:tblCellMar>
                    <w:top w:w="15" w:type="dxa"/>
                    <w:left w:w="15" w:type="dxa"/>
                    <w:bottom w:w="15" w:type="dxa"/>
                    <w:right w:w="15" w:type="dxa"/>
                  </w:tblCellMar>
                </w:tblPrEx>
                <w:trPr>
                  <w:tblCellSpacing w:w="15" w:type="dxa"/>
                </w:trPr>
                <w:tc>
                  <w:tcPr>
                    <w:tcW w:w="50" w:type="pct"/>
                  </w:tcPr>
                  <w:p>
                    <w:pPr>
                      <w:pStyle w:val="26"/>
                      <w:rPr>
                        <w:lang w:val="vi-VN"/>
                      </w:rPr>
                    </w:pPr>
                    <w:r>
                      <w:rPr>
                        <w:lang w:val="vi-VN"/>
                      </w:rPr>
                      <w:t xml:space="preserve">[3] </w:t>
                    </w:r>
                  </w:p>
                </w:tc>
                <w:tc>
                  <w:tcPr>
                    <w:tcW w:w="0" w:type="auto"/>
                  </w:tcPr>
                  <w:p>
                    <w:pPr>
                      <w:pStyle w:val="26"/>
                      <w:rPr>
                        <w:lang w:val="vi-VN"/>
                      </w:rPr>
                    </w:pPr>
                    <w:r>
                      <w:rPr>
                        <w:lang w:val="vi-VN"/>
                      </w:rPr>
                      <w:t>N. Quốc, “Tổng hợp các thuật toán sắp xếp trong C/C++,” 13 08 2021. [Trực tuyến]. Available: https://isinhvien.com/tong-hop-cac-thuat-toan-sap-xep-trong-c-c/#google_vignette.</w:t>
                    </w:r>
                  </w:p>
                </w:tc>
              </w:tr>
              <w:tr>
                <w:tblPrEx>
                  <w:tblCellMar>
                    <w:top w:w="15" w:type="dxa"/>
                    <w:left w:w="15" w:type="dxa"/>
                    <w:bottom w:w="15" w:type="dxa"/>
                    <w:right w:w="15" w:type="dxa"/>
                  </w:tblCellMar>
                </w:tblPrEx>
                <w:trPr>
                  <w:tblCellSpacing w:w="15" w:type="dxa"/>
                </w:trPr>
                <w:tc>
                  <w:tcPr>
                    <w:tcW w:w="50" w:type="pct"/>
                  </w:tcPr>
                  <w:p>
                    <w:pPr>
                      <w:pStyle w:val="26"/>
                      <w:rPr>
                        <w:lang w:val="vi-VN"/>
                      </w:rPr>
                    </w:pPr>
                    <w:r>
                      <w:rPr>
                        <w:lang w:val="vi-VN"/>
                      </w:rPr>
                      <w:t xml:space="preserve">[4] </w:t>
                    </w:r>
                  </w:p>
                </w:tc>
                <w:tc>
                  <w:tcPr>
                    <w:tcW w:w="0" w:type="auto"/>
                  </w:tcPr>
                  <w:p>
                    <w:pPr>
                      <w:pStyle w:val="26"/>
                      <w:rPr>
                        <w:lang w:val="vi-VN"/>
                      </w:rPr>
                    </w:pPr>
                    <w:r>
                      <w:rPr>
                        <w:lang w:val="vi-VN"/>
                      </w:rPr>
                      <w:t>Khanh_48, “Codelearn,” 23 10 2020. [Trực tuyến]. Available: https://codelearn.io/sharing/cac-thuat-toan-sap-xep-trong-cpp.</w:t>
                    </w:r>
                  </w:p>
                </w:tc>
              </w:tr>
            </w:tbl>
            <w:p/>
            <w:p>
              <w:r>
                <w:rPr>
                  <w:b/>
                  <w:bCs/>
                </w:rPr>
                <w:fldChar w:fldCharType="end"/>
              </w:r>
            </w:p>
          </w:sdtContent>
        </w:sdt>
        <w:p>
          <w:pPr>
            <w:pStyle w:val="2"/>
            <w:numPr>
              <w:ilvl w:val="0"/>
              <w:numId w:val="0"/>
            </w:numPr>
            <w:tabs>
              <w:tab w:val="clear" w:pos="0"/>
            </w:tabs>
            <w:spacing w:line="360" w:lineRule="auto"/>
            <w:sectPr>
              <w:pgSz w:w="11907" w:h="16840"/>
              <w:pgMar w:top="1134" w:right="1134" w:bottom="1134" w:left="1701" w:header="284" w:footer="578" w:gutter="0"/>
              <w:cols w:space="0" w:num="1"/>
            </w:sectPr>
          </w:pPr>
        </w:p>
        <w:p>
          <w:pPr>
            <w:pStyle w:val="2"/>
            <w:numPr>
              <w:ilvl w:val="0"/>
              <w:numId w:val="0"/>
            </w:numPr>
            <w:tabs>
              <w:tab w:val="clear" w:pos="0"/>
            </w:tabs>
            <w:spacing w:line="360" w:lineRule="auto"/>
          </w:pPr>
          <w:r>
            <w:t>PHỤ LỤC</w:t>
          </w:r>
          <w:bookmarkEnd w:id="70"/>
          <w:bookmarkEnd w:id="71"/>
        </w:p>
        <w:p>
          <w:pPr>
            <w:spacing w:line="360" w:lineRule="auto"/>
          </w:pPr>
        </w:p>
        <w:sdt>
          <w:sdtPr>
            <w:rPr>
              <w:rFonts w:ascii="SimSun" w:hAnsi="SimSun" w:eastAsia="SimSun"/>
              <w:sz w:val="21"/>
            </w:rPr>
            <w:id w:val="147481954"/>
            <w15:color w:val="DBDBDB"/>
            <w:docPartObj>
              <w:docPartGallery w:val="Table of Contents"/>
              <w:docPartUnique/>
            </w:docPartObj>
          </w:sdtPr>
          <w:sdtEndPr>
            <w:rPr>
              <w:rFonts w:ascii="Times New Roman" w:hAnsi="Times New Roman" w:eastAsia="Times New Roman"/>
              <w:sz w:val="26"/>
              <w:szCs w:val="26"/>
            </w:rPr>
          </w:sdtEndPr>
          <w:sdtContent>
            <w:p>
              <w:pPr>
                <w:spacing w:line="360" w:lineRule="auto"/>
                <w:jc w:val="center"/>
              </w:pPr>
            </w:p>
            <w:p>
              <w:pPr>
                <w:pStyle w:val="22"/>
                <w:tabs>
                  <w:tab w:val="right" w:leader="dot" w:pos="8788"/>
                </w:tabs>
                <w:spacing w:line="360" w:lineRule="auto"/>
                <w:rPr>
                  <w:sz w:val="26"/>
                  <w:szCs w:val="26"/>
                </w:rPr>
              </w:pPr>
              <w:r>
                <w:rPr>
                  <w:sz w:val="26"/>
                  <w:szCs w:val="26"/>
                </w:rPr>
                <w:fldChar w:fldCharType="begin"/>
              </w:r>
              <w:r>
                <w:rPr>
                  <w:sz w:val="26"/>
                  <w:szCs w:val="26"/>
                </w:rPr>
                <w:instrText xml:space="preserve">TOC \o "1-3" \h \u </w:instrText>
              </w:r>
              <w:r>
                <w:rPr>
                  <w:sz w:val="26"/>
                  <w:szCs w:val="26"/>
                </w:rPr>
                <w:fldChar w:fldCharType="separate"/>
              </w:r>
              <w:r>
                <w:fldChar w:fldCharType="begin"/>
              </w:r>
              <w:r>
                <w:instrText xml:space="preserve"> HYPERLINK \l "_Toc6445" </w:instrText>
              </w:r>
              <w:r>
                <w:fldChar w:fldCharType="separate"/>
              </w:r>
              <w:r>
                <w:rPr>
                  <w:sz w:val="26"/>
                  <w:szCs w:val="26"/>
                </w:rPr>
                <w:t>LỜI CẢM ƠN</w:t>
              </w:r>
              <w:r>
                <w:rPr>
                  <w:sz w:val="26"/>
                  <w:szCs w:val="26"/>
                </w:rPr>
                <w:tab/>
              </w:r>
              <w:r>
                <w:rPr>
                  <w:sz w:val="26"/>
                  <w:szCs w:val="26"/>
                </w:rPr>
                <w:fldChar w:fldCharType="begin"/>
              </w:r>
              <w:r>
                <w:rPr>
                  <w:sz w:val="26"/>
                  <w:szCs w:val="26"/>
                </w:rPr>
                <w:instrText xml:space="preserve"> PAGEREF _Toc6445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"_Toc5768" </w:instrText>
              </w:r>
              <w: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_Toc5768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"_Toc22545" </w:instrText>
              </w:r>
              <w:r>
                <w:fldChar w:fldCharType="separate"/>
              </w:r>
              <w:r>
                <w:rPr>
                  <w:sz w:val="26"/>
                  <w:szCs w:val="26"/>
                </w:rPr>
                <w:t>DANH MỤC HÌNH ẢNH – BẢNG BIỂU</w:t>
              </w:r>
              <w:r>
                <w:rPr>
                  <w:sz w:val="26"/>
                  <w:szCs w:val="26"/>
                </w:rPr>
                <w:tab/>
              </w:r>
              <w:r>
                <w:rPr>
                  <w:sz w:val="26"/>
                  <w:szCs w:val="26"/>
                </w:rPr>
                <w:fldChar w:fldCharType="begin"/>
              </w:r>
              <w:r>
                <w:rPr>
                  <w:sz w:val="26"/>
                  <w:szCs w:val="26"/>
                </w:rPr>
                <w:instrText xml:space="preserve"> PAGEREF _Toc22545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"_Toc1429" </w:instrText>
              </w:r>
              <w:r>
                <w:fldChar w:fldCharType="separate"/>
              </w:r>
              <w:r>
                <w:rPr>
                  <w:sz w:val="26"/>
                  <w:szCs w:val="26"/>
                </w:rPr>
                <w:t>TÓM TẮT NIÊN LUẬN/ĐỒ ÁN CƠ SỞ NGÀNH/ĐỒ ÁN CHUYÊN NGÀNH</w:t>
              </w:r>
              <w:r>
                <w:rPr>
                  <w:sz w:val="26"/>
                  <w:szCs w:val="26"/>
                </w:rPr>
                <w:tab/>
              </w:r>
              <w:r>
                <w:rPr>
                  <w:sz w:val="26"/>
                  <w:szCs w:val="26"/>
                </w:rPr>
                <w:fldChar w:fldCharType="begin"/>
              </w:r>
              <w:r>
                <w:rPr>
                  <w:sz w:val="26"/>
                  <w:szCs w:val="26"/>
                </w:rPr>
                <w:instrText xml:space="preserve"> PAGEREF _Toc1429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"_Toc2524" </w:instrText>
              </w:r>
              <w:r>
                <w:fldChar w:fldCharType="separate"/>
              </w:r>
              <w:r>
                <w:rPr>
                  <w:sz w:val="26"/>
                  <w:szCs w:val="26"/>
                  <w:lang w:val="pt-BR"/>
                </w:rPr>
                <w:t>MỞ ĐẦU</w:t>
              </w:r>
              <w:r>
                <w:rPr>
                  <w:sz w:val="26"/>
                  <w:szCs w:val="26"/>
                </w:rPr>
                <w:tab/>
              </w:r>
              <w:r>
                <w:rPr>
                  <w:sz w:val="26"/>
                  <w:szCs w:val="26"/>
                </w:rPr>
                <w:fldChar w:fldCharType="begin"/>
              </w:r>
              <w:r>
                <w:rPr>
                  <w:sz w:val="26"/>
                  <w:szCs w:val="26"/>
                </w:rPr>
                <w:instrText xml:space="preserve"> PAGEREF _Toc2524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"_Toc27903" </w:instrText>
              </w:r>
              <w:r>
                <w:fldChar w:fldCharType="separate"/>
              </w:r>
              <w:r>
                <w:rPr>
                  <w:sz w:val="26"/>
                  <w:szCs w:val="26"/>
                  <w:lang w:val="vi-VN"/>
                </w:rPr>
                <w:t>CHƯƠNG 1: TỔNG QUAN</w:t>
              </w:r>
              <w:r>
                <w:rPr>
                  <w:sz w:val="26"/>
                  <w:szCs w:val="26"/>
                </w:rPr>
                <w:tab/>
              </w:r>
              <w:r>
                <w:rPr>
                  <w:sz w:val="26"/>
                  <w:szCs w:val="26"/>
                </w:rPr>
                <w:fldChar w:fldCharType="begin"/>
              </w:r>
              <w:r>
                <w:rPr>
                  <w:sz w:val="26"/>
                  <w:szCs w:val="26"/>
                </w:rPr>
                <w:instrText xml:space="preserve"> PAGEREF _Toc27903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"_Toc28768" </w:instrText>
              </w:r>
              <w:r>
                <w:fldChar w:fldCharType="separate"/>
              </w:r>
              <w:r>
                <w:rPr>
                  <w:sz w:val="26"/>
                  <w:szCs w:val="26"/>
                </w:rPr>
                <w:t>CHƯƠNG 2: NGHIÊN CỨU LÝ THUYẾT</w:t>
              </w:r>
              <w:r>
                <w:rPr>
                  <w:sz w:val="26"/>
                  <w:szCs w:val="26"/>
                </w:rPr>
                <w:tab/>
              </w:r>
              <w:r>
                <w:rPr>
                  <w:sz w:val="26"/>
                  <w:szCs w:val="26"/>
                </w:rPr>
                <w:fldChar w:fldCharType="begin"/>
              </w:r>
              <w:r>
                <w:rPr>
                  <w:sz w:val="26"/>
                  <w:szCs w:val="26"/>
                </w:rPr>
                <w:instrText xml:space="preserve"> PAGEREF _Toc28768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3"/>
                <w:tabs>
                  <w:tab w:val="right" w:leader="dot" w:pos="8788"/>
                </w:tabs>
                <w:spacing w:line="360" w:lineRule="auto"/>
                <w:ind w:left="480"/>
                <w:rPr>
                  <w:sz w:val="26"/>
                  <w:szCs w:val="26"/>
                </w:rPr>
              </w:pPr>
              <w:r>
                <w:fldChar w:fldCharType="begin"/>
              </w:r>
              <w:r>
                <w:instrText xml:space="preserve"> HYPERLINK \l "_Toc10703" </w:instrText>
              </w:r>
              <w:r>
                <w:fldChar w:fldCharType="separate"/>
              </w:r>
              <w:r>
                <w:rPr>
                  <w:sz w:val="26"/>
                  <w:szCs w:val="26"/>
                </w:rPr>
                <w:t>2.1 Tổng quan về thuật toán sắp xếp</w:t>
              </w:r>
              <w:r>
                <w:rPr>
                  <w:sz w:val="26"/>
                  <w:szCs w:val="26"/>
                </w:rPr>
                <w:tab/>
              </w:r>
              <w:r>
                <w:rPr>
                  <w:sz w:val="26"/>
                  <w:szCs w:val="26"/>
                </w:rPr>
                <w:fldChar w:fldCharType="begin"/>
              </w:r>
              <w:r>
                <w:rPr>
                  <w:sz w:val="26"/>
                  <w:szCs w:val="26"/>
                </w:rPr>
                <w:instrText xml:space="preserve"> PAGEREF _Toc10703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"_Toc5370" </w:instrText>
              </w:r>
              <w:r>
                <w:fldChar w:fldCharType="separate"/>
              </w:r>
              <w:r>
                <w:rPr>
                  <w:sz w:val="26"/>
                  <w:szCs w:val="26"/>
                </w:rPr>
                <w:t>2.1.1 Tổng quan</w:t>
              </w:r>
              <w:r>
                <w:rPr>
                  <w:sz w:val="26"/>
                  <w:szCs w:val="26"/>
                </w:rPr>
                <w:tab/>
              </w:r>
              <w:r>
                <w:rPr>
                  <w:sz w:val="26"/>
                  <w:szCs w:val="26"/>
                </w:rPr>
                <w:fldChar w:fldCharType="begin"/>
              </w:r>
              <w:r>
                <w:rPr>
                  <w:sz w:val="26"/>
                  <w:szCs w:val="26"/>
                </w:rPr>
                <w:instrText xml:space="preserve"> PAGEREF _Toc5370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"_Toc9858" </w:instrText>
              </w:r>
              <w:r>
                <w:fldChar w:fldCharType="separate"/>
              </w:r>
              <w:r>
                <w:rPr>
                  <w:sz w:val="26"/>
                  <w:szCs w:val="26"/>
                </w:rPr>
                <w:t>2.1.2 Ưu điểm và nhược điểm</w:t>
              </w:r>
              <w:r>
                <w:rPr>
                  <w:sz w:val="26"/>
                  <w:szCs w:val="26"/>
                </w:rPr>
                <w:tab/>
              </w:r>
              <w:r>
                <w:rPr>
                  <w:sz w:val="26"/>
                  <w:szCs w:val="26"/>
                </w:rPr>
                <w:fldChar w:fldCharType="begin"/>
              </w:r>
              <w:r>
                <w:rPr>
                  <w:sz w:val="26"/>
                  <w:szCs w:val="26"/>
                </w:rPr>
                <w:instrText xml:space="preserve"> PAGEREF _Toc9858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"_Toc27774" </w:instrText>
              </w:r>
              <w:r>
                <w:fldChar w:fldCharType="separate"/>
              </w:r>
              <w:r>
                <w:rPr>
                  <w:sz w:val="26"/>
                  <w:szCs w:val="26"/>
                </w:rPr>
                <w:t>2.1.3 Cách thức hoạt động</w:t>
              </w:r>
              <w:r>
                <w:rPr>
                  <w:sz w:val="26"/>
                  <w:szCs w:val="26"/>
                </w:rPr>
                <w:tab/>
              </w:r>
              <w:r>
                <w:rPr>
                  <w:sz w:val="26"/>
                  <w:szCs w:val="26"/>
                </w:rPr>
                <w:fldChar w:fldCharType="begin"/>
              </w:r>
              <w:r>
                <w:rPr>
                  <w:sz w:val="26"/>
                  <w:szCs w:val="26"/>
                </w:rPr>
                <w:instrText xml:space="preserve"> PAGEREF _Toc27774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23"/>
                <w:tabs>
                  <w:tab w:val="right" w:leader="dot" w:pos="8788"/>
                </w:tabs>
                <w:spacing w:line="360" w:lineRule="auto"/>
                <w:ind w:left="480"/>
                <w:rPr>
                  <w:sz w:val="26"/>
                  <w:szCs w:val="26"/>
                </w:rPr>
              </w:pPr>
              <w:r>
                <w:fldChar w:fldCharType="begin"/>
              </w:r>
              <w:r>
                <w:instrText xml:space="preserve"> HYPERLINK \l "_Toc4030" </w:instrText>
              </w:r>
              <w:r>
                <w:fldChar w:fldCharType="separate"/>
              </w:r>
              <w:r>
                <w:rPr>
                  <w:sz w:val="26"/>
                  <w:szCs w:val="26"/>
                </w:rPr>
                <w:t>2.2 Tổng quan về danh sách liên kết đơn</w:t>
              </w:r>
              <w:r>
                <w:rPr>
                  <w:sz w:val="26"/>
                  <w:szCs w:val="26"/>
                </w:rPr>
                <w:tab/>
              </w:r>
              <w:r>
                <w:rPr>
                  <w:sz w:val="26"/>
                  <w:szCs w:val="26"/>
                </w:rPr>
                <w:fldChar w:fldCharType="begin"/>
              </w:r>
              <w:r>
                <w:rPr>
                  <w:sz w:val="26"/>
                  <w:szCs w:val="26"/>
                </w:rPr>
                <w:instrText xml:space="preserve"> PAGEREF _Toc4030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"_Toc22424" </w:instrText>
              </w:r>
              <w:r>
                <w:fldChar w:fldCharType="separate"/>
              </w:r>
              <w:r>
                <w:rPr>
                  <w:sz w:val="26"/>
                  <w:szCs w:val="26"/>
                </w:rPr>
                <w:t>2.2.1 Tổng quan</w:t>
              </w:r>
              <w:r>
                <w:rPr>
                  <w:sz w:val="26"/>
                  <w:szCs w:val="26"/>
                </w:rPr>
                <w:tab/>
              </w:r>
              <w:r>
                <w:rPr>
                  <w:sz w:val="26"/>
                  <w:szCs w:val="26"/>
                </w:rPr>
                <w:fldChar w:fldCharType="begin"/>
              </w:r>
              <w:r>
                <w:rPr>
                  <w:sz w:val="26"/>
                  <w:szCs w:val="26"/>
                </w:rPr>
                <w:instrText xml:space="preserve"> PAGEREF _Toc22424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"_Toc30640" </w:instrText>
              </w:r>
              <w:r>
                <w:fldChar w:fldCharType="separate"/>
              </w:r>
              <w:r>
                <w:rPr>
                  <w:sz w:val="26"/>
                  <w:szCs w:val="26"/>
                </w:rPr>
                <w:t>2.2.2 Ưu điểm và nhược điểm</w:t>
              </w:r>
              <w:r>
                <w:rPr>
                  <w:sz w:val="26"/>
                  <w:szCs w:val="26"/>
                </w:rPr>
                <w:tab/>
              </w:r>
              <w:r>
                <w:rPr>
                  <w:sz w:val="26"/>
                  <w:szCs w:val="26"/>
                </w:rPr>
                <w:fldChar w:fldCharType="begin"/>
              </w:r>
              <w:r>
                <w:rPr>
                  <w:sz w:val="26"/>
                  <w:szCs w:val="26"/>
                </w:rPr>
                <w:instrText xml:space="preserve"> PAGEREF _Toc30640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"_Toc19233" </w:instrText>
              </w:r>
              <w:r>
                <w:fldChar w:fldCharType="separate"/>
              </w:r>
              <w:r>
                <w:rPr>
                  <w:sz w:val="26"/>
                  <w:szCs w:val="26"/>
                </w:rPr>
                <w:t>2.2.3 Cách thức hoạt động</w:t>
              </w:r>
              <w:r>
                <w:rPr>
                  <w:sz w:val="26"/>
                  <w:szCs w:val="26"/>
                </w:rPr>
                <w:tab/>
              </w:r>
              <w:r>
                <w:rPr>
                  <w:sz w:val="26"/>
                  <w:szCs w:val="26"/>
                </w:rPr>
                <w:fldChar w:fldCharType="begin"/>
              </w:r>
              <w:r>
                <w:rPr>
                  <w:sz w:val="26"/>
                  <w:szCs w:val="26"/>
                </w:rPr>
                <w:instrText xml:space="preserve"> PAGEREF _Toc19233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3"/>
                <w:tabs>
                  <w:tab w:val="right" w:leader="dot" w:pos="8788"/>
                </w:tabs>
                <w:spacing w:line="360" w:lineRule="auto"/>
                <w:ind w:left="480"/>
                <w:rPr>
                  <w:sz w:val="26"/>
                  <w:szCs w:val="26"/>
                </w:rPr>
              </w:pPr>
              <w:r>
                <w:fldChar w:fldCharType="begin"/>
              </w:r>
              <w:r>
                <w:instrText xml:space="preserve"> HYPERLINK \l "_Toc9613" </w:instrText>
              </w:r>
              <w:r>
                <w:fldChar w:fldCharType="separate"/>
              </w:r>
              <w:r>
                <w:rPr>
                  <w:sz w:val="26"/>
                  <w:szCs w:val="26"/>
                </w:rPr>
                <w:t>2.3 Tổng quan về C++</w:t>
              </w:r>
              <w:r>
                <w:rPr>
                  <w:sz w:val="26"/>
                  <w:szCs w:val="26"/>
                </w:rPr>
                <w:tab/>
              </w:r>
              <w:r>
                <w:rPr>
                  <w:sz w:val="26"/>
                  <w:szCs w:val="26"/>
                </w:rPr>
                <w:fldChar w:fldCharType="begin"/>
              </w:r>
              <w:r>
                <w:rPr>
                  <w:sz w:val="26"/>
                  <w:szCs w:val="26"/>
                </w:rPr>
                <w:instrText xml:space="preserve"> PAGEREF _Toc9613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"_Toc2109" </w:instrText>
              </w:r>
              <w:r>
                <w:fldChar w:fldCharType="separate"/>
              </w:r>
              <w:r>
                <w:rPr>
                  <w:sz w:val="26"/>
                  <w:szCs w:val="26"/>
                </w:rPr>
                <w:t>2.3.1 Tổng quan</w:t>
              </w:r>
              <w:r>
                <w:rPr>
                  <w:sz w:val="26"/>
                  <w:szCs w:val="26"/>
                </w:rPr>
                <w:tab/>
              </w:r>
              <w:r>
                <w:rPr>
                  <w:sz w:val="26"/>
                  <w:szCs w:val="26"/>
                </w:rPr>
                <w:fldChar w:fldCharType="begin"/>
              </w:r>
              <w:r>
                <w:rPr>
                  <w:sz w:val="26"/>
                  <w:szCs w:val="26"/>
                </w:rPr>
                <w:instrText xml:space="preserve"> PAGEREF _Toc2109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"_Toc31166" </w:instrText>
              </w:r>
              <w:r>
                <w:fldChar w:fldCharType="separate"/>
              </w:r>
              <w:r>
                <w:rPr>
                  <w:sz w:val="26"/>
                  <w:szCs w:val="26"/>
                </w:rPr>
                <w:t>2.3.2 Ưu và nhược điểm</w:t>
              </w:r>
              <w:r>
                <w:rPr>
                  <w:sz w:val="26"/>
                  <w:szCs w:val="26"/>
                </w:rPr>
                <w:tab/>
              </w:r>
              <w:r>
                <w:rPr>
                  <w:sz w:val="26"/>
                  <w:szCs w:val="26"/>
                </w:rPr>
                <w:fldChar w:fldCharType="begin"/>
              </w:r>
              <w:r>
                <w:rPr>
                  <w:sz w:val="26"/>
                  <w:szCs w:val="26"/>
                </w:rPr>
                <w:instrText xml:space="preserve"> PAGEREF _Toc31166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24"/>
                <w:tabs>
                  <w:tab w:val="right" w:leader="dot" w:pos="8788"/>
                </w:tabs>
                <w:spacing w:line="360" w:lineRule="auto"/>
                <w:ind w:left="960"/>
                <w:rPr>
                  <w:sz w:val="26"/>
                  <w:szCs w:val="26"/>
                </w:rPr>
              </w:pPr>
              <w:r>
                <w:fldChar w:fldCharType="begin"/>
              </w:r>
              <w:r>
                <w:instrText xml:space="preserve"> HYPERLINK \l "_Toc19002" </w:instrText>
              </w:r>
              <w:r>
                <w:fldChar w:fldCharType="separate"/>
              </w:r>
              <w:r>
                <w:rPr>
                  <w:sz w:val="26"/>
                  <w:szCs w:val="26"/>
                </w:rPr>
                <w:t>2.3.3 Cách thức hoạt động</w:t>
              </w:r>
              <w:r>
                <w:rPr>
                  <w:sz w:val="26"/>
                  <w:szCs w:val="26"/>
                </w:rPr>
                <w:tab/>
              </w:r>
              <w:r>
                <w:rPr>
                  <w:sz w:val="26"/>
                  <w:szCs w:val="26"/>
                </w:rPr>
                <w:fldChar w:fldCharType="begin"/>
              </w:r>
              <w:r>
                <w:rPr>
                  <w:sz w:val="26"/>
                  <w:szCs w:val="26"/>
                </w:rPr>
                <w:instrText xml:space="preserve"> PAGEREF _Toc19002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"_Toc16513" </w:instrText>
              </w:r>
              <w:r>
                <w:fldChar w:fldCharType="separate"/>
              </w:r>
              <w:r>
                <w:rPr>
                  <w:sz w:val="26"/>
                  <w:szCs w:val="26"/>
                </w:rPr>
                <w:t>CHƯƠNG 3: HIỆN THỰC HÓA NGHIÊN CỨU</w:t>
              </w:r>
              <w:r>
                <w:rPr>
                  <w:sz w:val="26"/>
                  <w:szCs w:val="26"/>
                </w:rPr>
                <w:tab/>
              </w:r>
              <w:r>
                <w:rPr>
                  <w:sz w:val="26"/>
                  <w:szCs w:val="26"/>
                </w:rPr>
                <w:fldChar w:fldCharType="begin"/>
              </w:r>
              <w:r>
                <w:rPr>
                  <w:sz w:val="26"/>
                  <w:szCs w:val="26"/>
                </w:rPr>
                <w:instrText xml:space="preserve"> PAGEREF _Toc16513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3"/>
                <w:tabs>
                  <w:tab w:val="right" w:leader="dot" w:pos="8788"/>
                </w:tabs>
                <w:spacing w:line="360" w:lineRule="auto"/>
                <w:ind w:left="480"/>
                <w:rPr>
                  <w:sz w:val="26"/>
                  <w:szCs w:val="26"/>
                </w:rPr>
              </w:pPr>
              <w:r>
                <w:fldChar w:fldCharType="begin"/>
              </w:r>
              <w:r>
                <w:instrText xml:space="preserve"> HYPERLINK \l "_Toc7612" </w:instrText>
              </w:r>
              <w:r>
                <w:fldChar w:fldCharType="separate"/>
              </w:r>
              <w:r>
                <w:rPr>
                  <w:sz w:val="26"/>
                  <w:szCs w:val="26"/>
                </w:rPr>
                <w:t>3.1 Các bước thực hiện</w:t>
              </w:r>
              <w:r>
                <w:rPr>
                  <w:sz w:val="26"/>
                  <w:szCs w:val="26"/>
                </w:rPr>
                <w:tab/>
              </w:r>
              <w:r>
                <w:rPr>
                  <w:sz w:val="26"/>
                  <w:szCs w:val="26"/>
                </w:rPr>
                <w:fldChar w:fldCharType="begin"/>
              </w:r>
              <w:r>
                <w:rPr>
                  <w:sz w:val="26"/>
                  <w:szCs w:val="26"/>
                </w:rPr>
                <w:instrText xml:space="preserve"> PAGEREF _Toc7612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3"/>
                <w:tabs>
                  <w:tab w:val="right" w:leader="dot" w:pos="8788"/>
                </w:tabs>
                <w:spacing w:line="360" w:lineRule="auto"/>
                <w:ind w:left="480"/>
                <w:rPr>
                  <w:sz w:val="26"/>
                  <w:szCs w:val="26"/>
                </w:rPr>
              </w:pPr>
              <w:r>
                <w:fldChar w:fldCharType="begin"/>
              </w:r>
              <w:r>
                <w:instrText xml:space="preserve"> HYPERLINK \l "_Toc7463" </w:instrText>
              </w:r>
              <w:r>
                <w:fldChar w:fldCharType="separate"/>
              </w:r>
              <w:r>
                <w:rPr>
                  <w:sz w:val="26"/>
                  <w:szCs w:val="26"/>
                </w:rPr>
                <w:t>3.1.1 Áp dụng QuickSort, BubbleSort, HeapSort vào danh sách liên kết đơn</w:t>
              </w:r>
              <w:r>
                <w:rPr>
                  <w:sz w:val="26"/>
                  <w:szCs w:val="26"/>
                </w:rPr>
                <w:tab/>
              </w:r>
              <w:r>
                <w:rPr>
                  <w:sz w:val="26"/>
                  <w:szCs w:val="26"/>
                </w:rPr>
                <w:fldChar w:fldCharType="begin"/>
              </w:r>
              <w:r>
                <w:rPr>
                  <w:sz w:val="26"/>
                  <w:szCs w:val="26"/>
                </w:rPr>
                <w:instrText xml:space="preserve"> PAGEREF _Toc7463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"_Toc12160" </w:instrText>
              </w:r>
              <w:r>
                <w:fldChar w:fldCharType="separate"/>
              </w:r>
              <w:r>
                <w:rPr>
                  <w:sz w:val="26"/>
                  <w:szCs w:val="26"/>
                </w:rPr>
                <w:t>CHƯƠNG 4: KẾT QUẢ NGHIÊN CỨU</w:t>
              </w:r>
              <w:r>
                <w:rPr>
                  <w:sz w:val="26"/>
                  <w:szCs w:val="26"/>
                </w:rPr>
                <w:tab/>
              </w:r>
              <w:r>
                <w:rPr>
                  <w:sz w:val="26"/>
                  <w:szCs w:val="26"/>
                </w:rPr>
                <w:fldChar w:fldCharType="begin"/>
              </w:r>
              <w:r>
                <w:rPr>
                  <w:sz w:val="26"/>
                  <w:szCs w:val="26"/>
                </w:rPr>
                <w:instrText xml:space="preserve"> PAGEREF _Toc12160 \h </w:instrText>
              </w:r>
              <w:r>
                <w:rPr>
                  <w:sz w:val="26"/>
                  <w:szCs w:val="26"/>
                </w:rPr>
                <w:fldChar w:fldCharType="separate"/>
              </w:r>
              <w:r>
                <w:rPr>
                  <w:sz w:val="26"/>
                  <w:szCs w:val="26"/>
                </w:rPr>
                <w:t>25</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"_Toc1239" </w:instrText>
              </w:r>
              <w:r>
                <w:fldChar w:fldCharType="separate"/>
              </w:r>
              <w:r>
                <w:rPr>
                  <w:sz w:val="26"/>
                  <w:szCs w:val="26"/>
                </w:rPr>
                <w:t>CHƯƠNG 5: KẾT LUẬN VÀ HƯỚNG PHÁT TRIỂN</w:t>
              </w:r>
              <w:r>
                <w:rPr>
                  <w:sz w:val="26"/>
                  <w:szCs w:val="26"/>
                </w:rPr>
                <w:tab/>
              </w:r>
              <w:r>
                <w:rPr>
                  <w:sz w:val="26"/>
                  <w:szCs w:val="26"/>
                </w:rPr>
                <w:fldChar w:fldCharType="begin"/>
              </w:r>
              <w:r>
                <w:rPr>
                  <w:sz w:val="26"/>
                  <w:szCs w:val="26"/>
                </w:rPr>
                <w:instrText xml:space="preserve"> PAGEREF _Toc1239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"_Toc25882" </w:instrText>
              </w:r>
              <w:r>
                <w:fldChar w:fldCharType="separate"/>
              </w:r>
              <w:r>
                <w:rPr>
                  <w:sz w:val="26"/>
                  <w:szCs w:val="26"/>
                </w:rPr>
                <w:t>DANH MỤC TÀI LIỆU THAM KHẢO</w:t>
              </w:r>
              <w:r>
                <w:rPr>
                  <w:sz w:val="26"/>
                  <w:szCs w:val="26"/>
                </w:rPr>
                <w:tab/>
              </w:r>
              <w:r>
                <w:rPr>
                  <w:sz w:val="26"/>
                  <w:szCs w:val="26"/>
                </w:rPr>
                <w:fldChar w:fldCharType="begin"/>
              </w:r>
              <w:r>
                <w:rPr>
                  <w:sz w:val="26"/>
                  <w:szCs w:val="26"/>
                </w:rPr>
                <w:instrText xml:space="preserve"> PAGEREF _Toc25882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22"/>
                <w:tabs>
                  <w:tab w:val="right" w:leader="dot" w:pos="8788"/>
                </w:tabs>
                <w:spacing w:line="360" w:lineRule="auto"/>
                <w:rPr>
                  <w:sz w:val="26"/>
                  <w:szCs w:val="26"/>
                </w:rPr>
              </w:pPr>
              <w:r>
                <w:fldChar w:fldCharType="begin"/>
              </w:r>
              <w:r>
                <w:instrText xml:space="preserve"> HYPERLINK \l "_Toc21290" </w:instrText>
              </w:r>
              <w:r>
                <w:fldChar w:fldCharType="separate"/>
              </w:r>
              <w:r>
                <w:rPr>
                  <w:sz w:val="26"/>
                  <w:szCs w:val="26"/>
                </w:rPr>
                <w:t>PHỤ LỤC</w:t>
              </w:r>
              <w:r>
                <w:rPr>
                  <w:sz w:val="26"/>
                  <w:szCs w:val="26"/>
                </w:rPr>
                <w:tab/>
              </w:r>
              <w:r>
                <w:rPr>
                  <w:sz w:val="26"/>
                  <w:szCs w:val="26"/>
                </w:rPr>
                <w:fldChar w:fldCharType="begin"/>
              </w:r>
              <w:r>
                <w:rPr>
                  <w:sz w:val="26"/>
                  <w:szCs w:val="26"/>
                </w:rPr>
                <w:instrText xml:space="preserve"> PAGEREF _Toc21290 \h </w:instrText>
              </w:r>
              <w:r>
                <w:rPr>
                  <w:sz w:val="26"/>
                  <w:szCs w:val="26"/>
                </w:rPr>
                <w:fldChar w:fldCharType="separate"/>
              </w:r>
              <w:r>
                <w:rPr>
                  <w:sz w:val="26"/>
                  <w:szCs w:val="26"/>
                </w:rPr>
                <w:t>30</w:t>
              </w:r>
              <w:r>
                <w:rPr>
                  <w:sz w:val="26"/>
                  <w:szCs w:val="26"/>
                </w:rPr>
                <w:fldChar w:fldCharType="end"/>
              </w:r>
              <w:r>
                <w:rPr>
                  <w:sz w:val="26"/>
                  <w:szCs w:val="26"/>
                </w:rPr>
                <w:fldChar w:fldCharType="end"/>
              </w:r>
            </w:p>
            <w:p>
              <w:pPr>
                <w:spacing w:line="360" w:lineRule="auto"/>
                <w:rPr>
                  <w:sz w:val="26"/>
                  <w:szCs w:val="26"/>
                </w:rPr>
              </w:pPr>
              <w:r>
                <w:rPr>
                  <w:sz w:val="26"/>
                  <w:szCs w:val="26"/>
                </w:rPr>
                <w:fldChar w:fldCharType="end"/>
              </w:r>
            </w:p>
          </w:sdtContent>
        </w:sdt>
      </w:sdtContent>
    </w:sdt>
    <w:sectPr>
      <w:pgSz w:w="11907" w:h="16840"/>
      <w:pgMar w:top="1134" w:right="1134" w:bottom="1134" w:left="1701" w:header="284" w:footer="578" w:gutter="0"/>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316" w:wrap="around" w:vAnchor="text" w:hAnchor="page" w:x="10154" w:y="160"/>
      <w:rPr>
        <w:rStyle w:val="12"/>
      </w:rPr>
    </w:pPr>
    <w:r>
      <w:rPr>
        <w:rStyle w:val="12"/>
      </w:rPr>
      <w:fldChar w:fldCharType="begin"/>
    </w:r>
    <w:r>
      <w:rPr>
        <w:rStyle w:val="12"/>
      </w:rPr>
      <w:instrText xml:space="preserve">PAGE  </w:instrText>
    </w:r>
    <w:r>
      <w:rPr>
        <w:rStyle w:val="12"/>
      </w:rPr>
      <w:fldChar w:fldCharType="separate"/>
    </w:r>
    <w:r>
      <w:rPr>
        <w:rStyle w:val="12"/>
      </w:rPr>
      <w:t>14</w:t>
    </w:r>
    <w:r>
      <w:rPr>
        <w:rStyle w:val="12"/>
      </w:rPr>
      <w:fldChar w:fldCharType="end"/>
    </w:r>
  </w:p>
  <w:p>
    <w:pPr>
      <w:pStyle w:val="8"/>
      <w:pBdr>
        <w:top w:val="thinThickSmallGap" w:color="auto" w:sz="24" w:space="1"/>
      </w:pBdr>
      <w:ind w:right="360"/>
    </w:pPr>
    <w:r>
      <w:t>Lâm Sơn Tùng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2"/>
      </w:rPr>
    </w:pPr>
    <w:r>
      <w:rPr>
        <w:rStyle w:val="12"/>
      </w:rPr>
      <w:fldChar w:fldCharType="begin"/>
    </w:r>
    <w:r>
      <w:rPr>
        <w:rStyle w:val="12"/>
      </w:rPr>
      <w:instrText xml:space="preserve">PAGE  </w:instrText>
    </w:r>
    <w:r>
      <w:rPr>
        <w:rStyle w:val="12"/>
      </w:rPr>
      <w:fldChar w:fldCharType="end"/>
    </w:r>
  </w:p>
  <w:p>
    <w:pPr>
      <w:pStyle w:val="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Bdr>
        <w:bottom w:val="thickThinSmallGap" w:color="auto" w:sz="24" w:space="1"/>
      </w:pBdr>
    </w:pPr>
    <w:r>
      <w:t>Ứng dụng các phương pháp sắp xếp trên danh sách liên kết đơn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30590"/>
    <w:multiLevelType w:val="singleLevel"/>
    <w:tmpl w:val="93730590"/>
    <w:lvl w:ilvl="0" w:tentative="0">
      <w:start w:val="1"/>
      <w:numFmt w:val="bullet"/>
      <w:lvlText w:val=""/>
      <w:lvlJc w:val="left"/>
      <w:pPr>
        <w:tabs>
          <w:tab w:val="left" w:pos="420"/>
        </w:tabs>
        <w:ind w:left="420" w:hanging="420"/>
      </w:pPr>
      <w:rPr>
        <w:rFonts w:hint="default" w:ascii="Wingdings" w:hAnsi="Wingdings"/>
      </w:rPr>
    </w:lvl>
  </w:abstractNum>
  <w:abstractNum w:abstractNumId="1">
    <w:nsid w:val="C7541DC4"/>
    <w:multiLevelType w:val="singleLevel"/>
    <w:tmpl w:val="C7541DC4"/>
    <w:lvl w:ilvl="0" w:tentative="0">
      <w:start w:val="1"/>
      <w:numFmt w:val="bullet"/>
      <w:lvlText w:val=""/>
      <w:lvlJc w:val="left"/>
      <w:pPr>
        <w:tabs>
          <w:tab w:val="left" w:pos="420"/>
        </w:tabs>
        <w:ind w:left="420" w:hanging="420"/>
      </w:pPr>
      <w:rPr>
        <w:rFonts w:hint="default" w:ascii="Wingdings" w:hAnsi="Wingdings"/>
      </w:rPr>
    </w:lvl>
  </w:abstractNum>
  <w:abstractNum w:abstractNumId="2">
    <w:nsid w:val="CECE90DB"/>
    <w:multiLevelType w:val="singleLevel"/>
    <w:tmpl w:val="CECE90DB"/>
    <w:lvl w:ilvl="0" w:tentative="0">
      <w:start w:val="1"/>
      <w:numFmt w:val="bullet"/>
      <w:lvlText w:val=""/>
      <w:lvlJc w:val="left"/>
      <w:pPr>
        <w:tabs>
          <w:tab w:val="left" w:pos="420"/>
        </w:tabs>
        <w:ind w:left="420" w:hanging="420"/>
      </w:pPr>
      <w:rPr>
        <w:rFonts w:hint="default" w:ascii="Wingdings" w:hAnsi="Wingdings"/>
      </w:rPr>
    </w:lvl>
  </w:abstractNum>
  <w:abstractNum w:abstractNumId="3">
    <w:nsid w:val="D38F7E12"/>
    <w:multiLevelType w:val="singleLevel"/>
    <w:tmpl w:val="D38F7E12"/>
    <w:lvl w:ilvl="0" w:tentative="0">
      <w:start w:val="1"/>
      <w:numFmt w:val="bullet"/>
      <w:lvlText w:val=""/>
      <w:lvlJc w:val="left"/>
      <w:pPr>
        <w:tabs>
          <w:tab w:val="left" w:pos="420"/>
        </w:tabs>
        <w:ind w:left="420" w:hanging="420"/>
      </w:pPr>
      <w:rPr>
        <w:rFonts w:hint="default" w:ascii="Wingdings" w:hAnsi="Wingdings"/>
      </w:rPr>
    </w:lvl>
  </w:abstractNum>
  <w:abstractNum w:abstractNumId="4">
    <w:nsid w:val="D899DB38"/>
    <w:multiLevelType w:val="singleLevel"/>
    <w:tmpl w:val="D899DB38"/>
    <w:lvl w:ilvl="0" w:tentative="0">
      <w:start w:val="1"/>
      <w:numFmt w:val="bullet"/>
      <w:lvlText w:val=""/>
      <w:lvlJc w:val="left"/>
      <w:pPr>
        <w:tabs>
          <w:tab w:val="left" w:pos="420"/>
        </w:tabs>
        <w:ind w:left="420" w:hanging="420"/>
      </w:pPr>
      <w:rPr>
        <w:rFonts w:hint="default" w:ascii="Wingdings" w:hAnsi="Wingdings"/>
      </w:rPr>
    </w:lvl>
  </w:abstractNum>
  <w:abstractNum w:abstractNumId="5">
    <w:nsid w:val="E55F2C20"/>
    <w:multiLevelType w:val="singleLevel"/>
    <w:tmpl w:val="E55F2C20"/>
    <w:lvl w:ilvl="0" w:tentative="0">
      <w:start w:val="1"/>
      <w:numFmt w:val="bullet"/>
      <w:lvlText w:val=""/>
      <w:lvlJc w:val="left"/>
      <w:pPr>
        <w:tabs>
          <w:tab w:val="left" w:pos="420"/>
        </w:tabs>
        <w:ind w:left="420" w:hanging="420"/>
      </w:pPr>
      <w:rPr>
        <w:rFonts w:hint="default" w:ascii="Wingdings" w:hAnsi="Wingdings"/>
      </w:rPr>
    </w:lvl>
  </w:abstractNum>
  <w:abstractNum w:abstractNumId="6">
    <w:nsid w:val="195C82A9"/>
    <w:multiLevelType w:val="singleLevel"/>
    <w:tmpl w:val="195C82A9"/>
    <w:lvl w:ilvl="0" w:tentative="0">
      <w:start w:val="1"/>
      <w:numFmt w:val="bullet"/>
      <w:lvlText w:val=""/>
      <w:lvlJc w:val="left"/>
      <w:pPr>
        <w:tabs>
          <w:tab w:val="left" w:pos="399"/>
        </w:tabs>
        <w:ind w:left="440" w:hanging="440"/>
      </w:pPr>
      <w:rPr>
        <w:rFonts w:hint="default" w:ascii="Wingdings" w:hAnsi="Wingdings"/>
      </w:rPr>
    </w:lvl>
  </w:abstractNum>
  <w:abstractNum w:abstractNumId="7">
    <w:nsid w:val="1A71BB24"/>
    <w:multiLevelType w:val="singleLevel"/>
    <w:tmpl w:val="1A71BB24"/>
    <w:lvl w:ilvl="0" w:tentative="0">
      <w:start w:val="1"/>
      <w:numFmt w:val="bullet"/>
      <w:lvlText w:val=""/>
      <w:lvlJc w:val="left"/>
      <w:pPr>
        <w:tabs>
          <w:tab w:val="left" w:pos="420"/>
        </w:tabs>
        <w:ind w:left="420" w:hanging="420"/>
      </w:pPr>
      <w:rPr>
        <w:rFonts w:hint="default" w:ascii="Wingdings" w:hAnsi="Wingdings"/>
      </w:rPr>
    </w:lvl>
  </w:abstractNum>
  <w:abstractNum w:abstractNumId="8">
    <w:nsid w:val="1DE20F53"/>
    <w:multiLevelType w:val="singleLevel"/>
    <w:tmpl w:val="1DE20F53"/>
    <w:lvl w:ilvl="0" w:tentative="0">
      <w:start w:val="1"/>
      <w:numFmt w:val="bullet"/>
      <w:lvlText w:val=""/>
      <w:lvlJc w:val="left"/>
      <w:pPr>
        <w:tabs>
          <w:tab w:val="left" w:pos="420"/>
        </w:tabs>
        <w:ind w:left="420" w:hanging="420"/>
      </w:pPr>
      <w:rPr>
        <w:rFonts w:hint="default" w:ascii="Wingdings" w:hAnsi="Wingdings"/>
      </w:rPr>
    </w:lvl>
  </w:abstractNum>
  <w:abstractNum w:abstractNumId="9">
    <w:nsid w:val="27806D50"/>
    <w:multiLevelType w:val="singleLevel"/>
    <w:tmpl w:val="27806D50"/>
    <w:lvl w:ilvl="0" w:tentative="0">
      <w:start w:val="1"/>
      <w:numFmt w:val="bullet"/>
      <w:lvlText w:val=""/>
      <w:lvlJc w:val="left"/>
      <w:pPr>
        <w:tabs>
          <w:tab w:val="left" w:pos="420"/>
        </w:tabs>
        <w:ind w:left="420" w:hanging="420"/>
      </w:pPr>
      <w:rPr>
        <w:rFonts w:hint="default" w:ascii="Wingdings" w:hAnsi="Wingdings"/>
      </w:rPr>
    </w:lvl>
  </w:abstractNum>
  <w:abstractNum w:abstractNumId="10">
    <w:nsid w:val="345FB016"/>
    <w:multiLevelType w:val="multilevel"/>
    <w:tmpl w:val="345FB016"/>
    <w:lvl w:ilvl="0" w:tentative="0">
      <w:start w:val="1"/>
      <w:numFmt w:val="decimal"/>
      <w:pStyle w:val="2"/>
      <w:lvlText w:val="CHƯƠNG %1"/>
      <w:lvlJc w:val="left"/>
      <w:pPr>
        <w:tabs>
          <w:tab w:val="left" w:pos="0"/>
        </w:tabs>
        <w:ind w:left="432" w:hanging="432"/>
      </w:pPr>
      <w:rPr>
        <w:rFonts w:hint="default" w:ascii="Times New Roman" w:hAnsi="Times New Roman"/>
        <w:b/>
        <w:i w:val="0"/>
        <w:sz w:val="28"/>
      </w:rPr>
    </w:lvl>
    <w:lvl w:ilvl="1" w:tentative="0">
      <w:start w:val="1"/>
      <w:numFmt w:val="decimal"/>
      <w:pStyle w:val="3"/>
      <w:lvlText w:val="2.%2"/>
      <w:lvlJc w:val="left"/>
      <w:pPr>
        <w:tabs>
          <w:tab w:val="left" w:pos="0"/>
        </w:tabs>
        <w:ind w:left="576" w:hanging="576"/>
      </w:pPr>
      <w:rPr>
        <w:rFonts w:hint="default" w:ascii="Times New Roman" w:hAnsi="Times New Roman"/>
        <w:b/>
        <w:i w:val="0"/>
        <w:sz w:val="26"/>
      </w:rPr>
    </w:lvl>
    <w:lvl w:ilvl="2" w:tentative="0">
      <w:start w:val="1"/>
      <w:numFmt w:val="decimal"/>
      <w:pStyle w:val="4"/>
      <w:lvlText w:val="2.%2.%3"/>
      <w:lvlJc w:val="left"/>
      <w:pPr>
        <w:tabs>
          <w:tab w:val="left" w:pos="0"/>
        </w:tabs>
        <w:ind w:left="720" w:hanging="720"/>
      </w:pPr>
      <w:rPr>
        <w:rFonts w:hint="default" w:ascii="Times New Roman" w:hAnsi="Times New Roman"/>
        <w:b/>
        <w:i w:val="0"/>
        <w:sz w:val="26"/>
      </w:rPr>
    </w:lvl>
    <w:lvl w:ilvl="3" w:tentative="0">
      <w:start w:val="1"/>
      <w:numFmt w:val="decimal"/>
      <w:lvlText w:val="2.%2.%3.%4"/>
      <w:lvlJc w:val="left"/>
      <w:pPr>
        <w:tabs>
          <w:tab w:val="left" w:pos="0"/>
        </w:tabs>
        <w:ind w:left="864" w:hanging="864"/>
      </w:pPr>
      <w:rPr>
        <w:rFonts w:hint="default" w:ascii="Times New Roman" w:hAnsi="Times New Roman"/>
        <w:b/>
        <w:i w:val="0"/>
        <w:sz w:val="26"/>
      </w:rPr>
    </w:lvl>
    <w:lvl w:ilvl="4" w:tentative="0">
      <w:start w:val="1"/>
      <w:numFmt w:val="decimal"/>
      <w:lvlText w:val="%1.%2.%3.%4.%5"/>
      <w:lvlJc w:val="left"/>
      <w:pPr>
        <w:tabs>
          <w:tab w:val="left" w:pos="0"/>
        </w:tabs>
        <w:ind w:left="1008" w:hanging="1008"/>
      </w:pPr>
      <w:rPr>
        <w:rFonts w:hint="default"/>
      </w:rPr>
    </w:lvl>
    <w:lvl w:ilvl="5" w:tentative="0">
      <w:start w:val="1"/>
      <w:numFmt w:val="decimal"/>
      <w:lvlText w:val="%1.%2.%3.%4.%5.%6"/>
      <w:lvlJc w:val="left"/>
      <w:pPr>
        <w:tabs>
          <w:tab w:val="left" w:pos="0"/>
        </w:tabs>
        <w:ind w:left="1152" w:hanging="1152"/>
      </w:pPr>
      <w:rPr>
        <w:rFonts w:hint="default"/>
      </w:rPr>
    </w:lvl>
    <w:lvl w:ilvl="6" w:tentative="0">
      <w:start w:val="1"/>
      <w:numFmt w:val="decimal"/>
      <w:lvlText w:val="%1.%2.%3.%4.%5.%6.%7"/>
      <w:lvlJc w:val="left"/>
      <w:pPr>
        <w:tabs>
          <w:tab w:val="left" w:pos="0"/>
        </w:tabs>
        <w:ind w:left="1296" w:hanging="1296"/>
      </w:pPr>
      <w:rPr>
        <w:rFonts w:hint="default"/>
      </w:rPr>
    </w:lvl>
    <w:lvl w:ilvl="7" w:tentative="0">
      <w:start w:val="1"/>
      <w:numFmt w:val="decimal"/>
      <w:lvlText w:val="%1.%2.%3.%4.%5.%6.%7.%8"/>
      <w:lvlJc w:val="left"/>
      <w:pPr>
        <w:tabs>
          <w:tab w:val="left" w:pos="0"/>
        </w:tabs>
        <w:ind w:left="1440" w:hanging="1440"/>
      </w:pPr>
      <w:rPr>
        <w:rFonts w:hint="default"/>
      </w:rPr>
    </w:lvl>
    <w:lvl w:ilvl="8" w:tentative="0">
      <w:start w:val="1"/>
      <w:numFmt w:val="decimal"/>
      <w:lvlText w:val="%1.%2.%3.%4.%5.%6.%7.%8.%9"/>
      <w:lvlJc w:val="left"/>
      <w:pPr>
        <w:tabs>
          <w:tab w:val="left" w:pos="0"/>
        </w:tabs>
        <w:ind w:left="1584" w:hanging="1584"/>
      </w:pPr>
      <w:rPr>
        <w:rFonts w:hint="default"/>
      </w:rPr>
    </w:lvl>
  </w:abstractNum>
  <w:abstractNum w:abstractNumId="11">
    <w:nsid w:val="666A4146"/>
    <w:multiLevelType w:val="singleLevel"/>
    <w:tmpl w:val="666A4146"/>
    <w:lvl w:ilvl="0" w:tentative="0">
      <w:start w:val="1"/>
      <w:numFmt w:val="bullet"/>
      <w:lvlText w:val=""/>
      <w:lvlJc w:val="left"/>
      <w:pPr>
        <w:tabs>
          <w:tab w:val="left" w:pos="420"/>
        </w:tabs>
        <w:ind w:left="420" w:hanging="420"/>
      </w:pPr>
      <w:rPr>
        <w:rFonts w:hint="default" w:ascii="Wingdings" w:hAnsi="Wingdings"/>
      </w:rPr>
    </w:lvl>
  </w:abstractNum>
  <w:abstractNum w:abstractNumId="12">
    <w:nsid w:val="6E4519FB"/>
    <w:multiLevelType w:val="singleLevel"/>
    <w:tmpl w:val="6E4519FB"/>
    <w:lvl w:ilvl="0" w:tentative="0">
      <w:start w:val="1"/>
      <w:numFmt w:val="bullet"/>
      <w:lvlText w:val=""/>
      <w:lvlJc w:val="left"/>
      <w:pPr>
        <w:tabs>
          <w:tab w:val="left" w:pos="420"/>
        </w:tabs>
        <w:ind w:left="420" w:hanging="420"/>
      </w:pPr>
      <w:rPr>
        <w:rFonts w:hint="default" w:ascii="Wingdings" w:hAnsi="Wingdings"/>
      </w:rPr>
    </w:lvl>
  </w:abstractNum>
  <w:num w:numId="1">
    <w:abstractNumId w:val="10"/>
  </w:num>
  <w:num w:numId="2">
    <w:abstractNumId w:val="9"/>
  </w:num>
  <w:num w:numId="3">
    <w:abstractNumId w:val="0"/>
  </w:num>
  <w:num w:numId="4">
    <w:abstractNumId w:val="8"/>
  </w:num>
  <w:num w:numId="5">
    <w:abstractNumId w:val="3"/>
  </w:num>
  <w:num w:numId="6">
    <w:abstractNumId w:val="12"/>
  </w:num>
  <w:num w:numId="7">
    <w:abstractNumId w:val="11"/>
  </w:num>
  <w:num w:numId="8">
    <w:abstractNumId w:val="6"/>
  </w:num>
  <w:num w:numId="9">
    <w:abstractNumId w:val="2"/>
  </w:num>
  <w:num w:numId="10">
    <w:abstractNumId w:val="5"/>
  </w:num>
  <w:num w:numId="11">
    <w:abstractNumId w:val="7"/>
  </w:num>
  <w:num w:numId="12">
    <w:abstractNumId w:val="1"/>
  </w:num>
  <w:num w:numId="1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ung">
    <w15:presenceInfo w15:providerId="None" w15:userId="t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CD2EBD"/>
    <w:rsid w:val="00184E7B"/>
    <w:rsid w:val="003D40C1"/>
    <w:rsid w:val="005D3D20"/>
    <w:rsid w:val="006D2696"/>
    <w:rsid w:val="00802EEC"/>
    <w:rsid w:val="00AB4D07"/>
    <w:rsid w:val="00DA53F5"/>
    <w:rsid w:val="00F87526"/>
    <w:rsid w:val="021C5C4F"/>
    <w:rsid w:val="023D27DC"/>
    <w:rsid w:val="08162179"/>
    <w:rsid w:val="0D7A1439"/>
    <w:rsid w:val="0E095E94"/>
    <w:rsid w:val="2B3831E0"/>
    <w:rsid w:val="2BE21614"/>
    <w:rsid w:val="3FF81E78"/>
    <w:rsid w:val="5316527E"/>
    <w:rsid w:val="53CD2EBD"/>
    <w:rsid w:val="714B57EC"/>
    <w:rsid w:val="78E57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0"/>
    <w:qFormat/>
    <w:uiPriority w:val="9"/>
    <w:pPr>
      <w:keepNext/>
      <w:numPr>
        <w:ilvl w:val="0"/>
        <w:numId w:val="1"/>
      </w:numPr>
      <w:jc w:val="center"/>
      <w:outlineLvl w:val="0"/>
    </w:pPr>
    <w:rPr>
      <w:b/>
      <w:sz w:val="28"/>
    </w:rPr>
  </w:style>
  <w:style w:type="paragraph" w:styleId="3">
    <w:name w:val="heading 2"/>
    <w:basedOn w:val="1"/>
    <w:next w:val="1"/>
    <w:qFormat/>
    <w:uiPriority w:val="0"/>
    <w:pPr>
      <w:keepNext/>
      <w:numPr>
        <w:ilvl w:val="1"/>
        <w:numId w:val="1"/>
      </w:numPr>
      <w:jc w:val="center"/>
      <w:outlineLvl w:val="1"/>
    </w:pPr>
    <w:rPr>
      <w:b/>
      <w:sz w:val="28"/>
    </w:rPr>
  </w:style>
  <w:style w:type="paragraph" w:styleId="4">
    <w:name w:val="heading 3"/>
    <w:basedOn w:val="1"/>
    <w:next w:val="1"/>
    <w:qFormat/>
    <w:uiPriority w:val="9"/>
    <w:pPr>
      <w:keepNext/>
      <w:keepLines/>
      <w:numPr>
        <w:ilvl w:val="2"/>
        <w:numId w:val="1"/>
      </w:numPr>
      <w:spacing w:before="200"/>
      <w:outlineLvl w:val="2"/>
    </w:pPr>
    <w:rPr>
      <w:rFonts w:eastAsia="SimSun"/>
      <w:b/>
      <w:bCs/>
      <w:color w:val="000000" w:themeColor="text1"/>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SimHei" w:cs="Arial"/>
      <w:sz w:val="20"/>
    </w:rPr>
  </w:style>
  <w:style w:type="paragraph" w:styleId="8">
    <w:name w:val="footer"/>
    <w:basedOn w:val="1"/>
    <w:qFormat/>
    <w:uiPriority w:val="0"/>
    <w:pPr>
      <w:tabs>
        <w:tab w:val="center" w:pos="4320"/>
        <w:tab w:val="right" w:pos="8640"/>
      </w:tabs>
    </w:pPr>
  </w:style>
  <w:style w:type="character" w:styleId="9">
    <w:name w:val="footnote reference"/>
    <w:basedOn w:val="5"/>
    <w:qFormat/>
    <w:uiPriority w:val="0"/>
    <w:rPr>
      <w:vertAlign w:val="superscript"/>
    </w:rPr>
  </w:style>
  <w:style w:type="paragraph" w:styleId="10">
    <w:name w:val="footnote text"/>
    <w:basedOn w:val="1"/>
    <w:link w:val="25"/>
    <w:qFormat/>
    <w:uiPriority w:val="0"/>
    <w:rPr>
      <w:sz w:val="20"/>
      <w:szCs w:val="20"/>
    </w:rPr>
  </w:style>
  <w:style w:type="paragraph" w:styleId="11">
    <w:name w:val="header"/>
    <w:basedOn w:val="1"/>
    <w:qFormat/>
    <w:uiPriority w:val="99"/>
    <w:pPr>
      <w:tabs>
        <w:tab w:val="center" w:pos="4320"/>
        <w:tab w:val="right" w:pos="8640"/>
      </w:tabs>
    </w:pPr>
  </w:style>
  <w:style w:type="character" w:styleId="12">
    <w:name w:val="page number"/>
    <w:basedOn w:val="5"/>
    <w:qFormat/>
    <w:uiPriority w:val="0"/>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qFormat/>
    <w:uiPriority w:val="0"/>
    <w:pPr>
      <w:ind w:left="200" w:leftChars="200" w:hanging="200" w:hangingChars="200"/>
    </w:p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paragraph" w:styleId="18">
    <w:name w:val="toc 3"/>
    <w:basedOn w:val="1"/>
    <w:next w:val="1"/>
    <w:qFormat/>
    <w:uiPriority w:val="39"/>
    <w:pPr>
      <w:ind w:left="840" w:leftChars="400"/>
    </w:pPr>
  </w:style>
  <w:style w:type="paragraph" w:styleId="19">
    <w:name w:val="List Paragraph"/>
    <w:basedOn w:val="1"/>
    <w:qFormat/>
    <w:uiPriority w:val="34"/>
    <w:pPr>
      <w:ind w:left="720"/>
      <w:contextualSpacing/>
    </w:pPr>
  </w:style>
  <w:style w:type="character" w:customStyle="1" w:styleId="20">
    <w:name w:val="Đầu đề 1 Char"/>
    <w:link w:val="2"/>
    <w:qFormat/>
    <w:uiPriority w:val="9"/>
    <w:rPr>
      <w:b/>
      <w:sz w:val="28"/>
    </w:rPr>
  </w:style>
  <w:style w:type="paragraph" w:customStyle="1" w:styleId="21">
    <w:name w:val="Đầu đề Mục lục1"/>
    <w:basedOn w:val="2"/>
    <w:next w:val="1"/>
    <w:unhideWhenUsed/>
    <w:qFormat/>
    <w:uiPriority w:val="39"/>
    <w:pPr>
      <w:keepLines/>
      <w:numPr>
        <w:numId w:val="0"/>
      </w:numPr>
      <w:tabs>
        <w:tab w:val="clear" w:pos="0"/>
      </w:tabs>
      <w:spacing w:before="240" w:line="259" w:lineRule="auto"/>
      <w:jc w:val="left"/>
      <w:outlineLvl w:val="9"/>
    </w:pPr>
    <w:rPr>
      <w:rFonts w:asciiTheme="majorHAnsi" w:hAnsiTheme="majorHAnsi" w:eastAsiaTheme="majorEastAsia" w:cstheme="majorBidi"/>
      <w:b w:val="0"/>
      <w:color w:val="2E75B6" w:themeColor="accent1" w:themeShade="BF"/>
      <w:sz w:val="32"/>
      <w:szCs w:val="32"/>
    </w:rPr>
  </w:style>
  <w:style w:type="paragraph" w:customStyle="1" w:styleId="22">
    <w:name w:val="WPSOffice手动目录 1"/>
    <w:qFormat/>
    <w:uiPriority w:val="0"/>
    <w:rPr>
      <w:rFonts w:ascii="Times New Roman" w:hAnsi="Times New Roman" w:eastAsia="SimSun" w:cs="Times New Roman"/>
      <w:lang w:val="en-US" w:eastAsia="en-US" w:bidi="ar-SA"/>
    </w:rPr>
  </w:style>
  <w:style w:type="paragraph" w:customStyle="1" w:styleId="23">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4">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25">
    <w:name w:val="Văn bản Cước chú Char"/>
    <w:basedOn w:val="5"/>
    <w:link w:val="10"/>
    <w:qFormat/>
    <w:uiPriority w:val="0"/>
    <w:rPr>
      <w:rFonts w:eastAsia="Times New Roman"/>
    </w:rPr>
  </w:style>
  <w:style w:type="paragraph" w:customStyle="1" w:styleId="26">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Cod221</b:Tag>
    <b:SourceType>DocumentFromInternetSite</b:SourceType>
    <b:Guid>{CC49EF1B-5E7E-4950-B09D-810F5C0F67B7}</b:Guid>
    <b:Title>Thuật toán sắp xếp C++</b:Title>
    <b:Year>2022</b:Year>
    <b:Month>03</b:Month>
    <b:Day>17</b:Day>
    <b:URL>https://vnoi.info/wiki/algo/basic/sorting.md</b:URL>
    <b:Author>
      <b:Author>
        <b:NameList>
          <b:Person>
            <b:Last>Nguyễn</b:Last>
            <b:First>Cody</b:First>
          </b:Person>
        </b:NameList>
      </b:Author>
    </b:Author>
    <b:RefOrder>1</b:RefOrder>
  </b:Source>
  <b:Source>
    <b:Tag>Ngu22</b:Tag>
    <b:SourceType>InternetSite</b:SourceType>
    <b:Guid>{8CA05CAE-203C-42B5-BE90-27C6076A6FA2}</b:Guid>
    <b:Title>Thuật toán sắp xếp C++</b:Title>
    <b:InternetSiteTitle>Wikipedia</b:InternetSiteTitle>
    <b:Year>2022</b:Year>
    <b:Month>08</b:Month>
    <b:Day>12</b:Day>
    <b:URL>https://vnoi.info/wiki/algo/basic/sorting.md</b:URL>
    <b:Author>
      <b:Author>
        <b:NameList>
          <b:Person>
            <b:Last>Nguyễn</b:Last>
            <b:First>Cody</b:First>
          </b:Person>
        </b:NameList>
      </b:Author>
    </b:Author>
    <b:RefOrder>2</b:RefOrder>
  </b:Source>
  <b:Source>
    <b:Tag>Ngọ21</b:Tag>
    <b:SourceType>InternetSite</b:SourceType>
    <b:Guid>{E912B113-2D68-43F7-B8C3-BBF79D54E929}</b:Guid>
    <b:Author>
      <b:Author>
        <b:NameList>
          <b:Person>
            <b:Last>Quốc</b:Last>
            <b:First>Ngọc</b:First>
          </b:Person>
        </b:NameList>
      </b:Author>
    </b:Author>
    <b:Title>Tổng hợp các thuật toán sắp xếp trong C/C++</b:Title>
    <b:InternetSiteTitle>isinhvien</b:InternetSiteTitle>
    <b:Year>2021</b:Year>
    <b:Month>08</b:Month>
    <b:Day>13</b:Day>
    <b:URL>https://isinhvien.com/tong-hop-cac-thuat-toan-sap-xep-trong-c-c/#google_vignette</b:URL>
    <b:RefOrder>3</b:RefOrder>
  </b:Source>
  <b:Source>
    <b:Tag>Kha20</b:Tag>
    <b:SourceType>InternetSite</b:SourceType>
    <b:Guid>{0FD994DA-82F2-44FB-B3E5-555A1BB32495}</b:Guid>
    <b:Author>
      <b:Author>
        <b:NameList>
          <b:Person>
            <b:Last>Khanh_48</b:Last>
          </b:Person>
        </b:NameList>
      </b:Author>
    </b:Author>
    <b:Title>Codelearn</b:Title>
    <b:Year>2020</b:Year>
    <b:Month>10</b:Month>
    <b:Day>23</b:Day>
    <b:URL>https://codelearn.io/sharing/cac-thuat-toan-sap-xep-trong-cpp</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54F8E5-2030-4163-A8ED-4E6311316615}">
  <ds:schemaRefs/>
</ds:datastoreItem>
</file>

<file path=docProps/app.xml><?xml version="1.0" encoding="utf-8"?>
<Properties xmlns="http://schemas.openxmlformats.org/officeDocument/2006/extended-properties" xmlns:vt="http://schemas.openxmlformats.org/officeDocument/2006/docPropsVTypes">
  <Template>Normal</Template>
  <Pages>30</Pages>
  <Words>4717</Words>
  <Characters>26887</Characters>
  <Lines>224</Lines>
  <Paragraphs>63</Paragraphs>
  <TotalTime>1</TotalTime>
  <ScaleCrop>false</ScaleCrop>
  <LinksUpToDate>false</LinksUpToDate>
  <CharactersWithSpaces>31541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2024-01-08T01:58:00Z</dcterms:created>
  <dc:creator>tung</dc:creator>
  <cp:lastModifiedBy>tung</cp:lastModifiedBy>
  <dcterms:modified xsi:type="dcterms:W3CDTF">2024-01-08T01:59:42Z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588580521E6E4DF8A08D5EC5368F5D01_13</vt:lpwstr>
  </property>
  <property fmtid="{D5CDD505-2E9C-101B-9397-08002B2CF9AE}" pid="4" name="_DocHome">
    <vt:i4>-2087188544</vt:i4>
  </property>
  <property fmtid="{D5CDD505-2E9C-101B-9397-08002B2CF9AE}" pid="5" name="GrammarlyDocumentId">
    <vt:lpwstr>4e8adbf15f84856c364b3af47664a63a50c9ea160e975374e5d2106162e65abc</vt:lpwstr>
  </property>
</Properties>
</file>